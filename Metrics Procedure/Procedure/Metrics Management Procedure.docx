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C1EA0" w14:textId="77777777" w:rsidR="00BB12A9" w:rsidRDefault="00BB12A9" w:rsidP="00BB12A9">
      <w:pPr>
        <w:jc w:val="right"/>
        <w:rPr>
          <w:rFonts w:cs="Calibri"/>
          <w:b/>
          <w:sz w:val="56"/>
          <w:szCs w:val="56"/>
        </w:rPr>
      </w:pPr>
    </w:p>
    <w:p w14:paraId="71EFD10A" w14:textId="77777777" w:rsidR="000467EA" w:rsidRDefault="000467EA" w:rsidP="00BB12A9">
      <w:pPr>
        <w:jc w:val="right"/>
        <w:rPr>
          <w:rFonts w:cs="Calibri"/>
          <w:b/>
          <w:sz w:val="56"/>
          <w:szCs w:val="56"/>
        </w:rPr>
      </w:pPr>
    </w:p>
    <w:p w14:paraId="18336293" w14:textId="77777777" w:rsidR="00BB12A9" w:rsidRDefault="00BB12A9" w:rsidP="00BB12A9">
      <w:pPr>
        <w:jc w:val="right"/>
        <w:rPr>
          <w:rFonts w:cs="Calibri"/>
          <w:b/>
          <w:sz w:val="56"/>
          <w:szCs w:val="56"/>
        </w:rPr>
      </w:pPr>
    </w:p>
    <w:p w14:paraId="06595149" w14:textId="77777777" w:rsidR="00BB12A9" w:rsidRDefault="00BB12A9" w:rsidP="00BB12A9">
      <w:pPr>
        <w:jc w:val="right"/>
        <w:rPr>
          <w:rFonts w:cs="Calibri"/>
          <w:b/>
          <w:sz w:val="56"/>
          <w:szCs w:val="56"/>
        </w:rPr>
      </w:pPr>
    </w:p>
    <w:p w14:paraId="2B90139F" w14:textId="77777777" w:rsidR="00D95819" w:rsidRDefault="00212E65" w:rsidP="00BB12A9">
      <w:pPr>
        <w:jc w:val="right"/>
        <w:rPr>
          <w:rFonts w:cs="Calibri"/>
          <w:b/>
          <w:sz w:val="56"/>
          <w:szCs w:val="56"/>
        </w:rPr>
      </w:pPr>
      <w:r>
        <w:rPr>
          <w:rFonts w:cs="Calibri"/>
          <w:b/>
          <w:sz w:val="56"/>
          <w:szCs w:val="56"/>
        </w:rPr>
        <w:t xml:space="preserve">Metrics </w:t>
      </w:r>
      <w:r w:rsidR="00D95819">
        <w:rPr>
          <w:rFonts w:cs="Calibri"/>
          <w:b/>
          <w:sz w:val="56"/>
          <w:szCs w:val="56"/>
        </w:rPr>
        <w:t>Management</w:t>
      </w:r>
    </w:p>
    <w:p w14:paraId="514D73C8" w14:textId="77777777" w:rsidR="00BB12A9" w:rsidRPr="00B33EE2" w:rsidRDefault="00BB12A9" w:rsidP="00BB12A9">
      <w:pPr>
        <w:jc w:val="right"/>
        <w:rPr>
          <w:rFonts w:cs="Calibri"/>
          <w:b/>
          <w:sz w:val="56"/>
          <w:szCs w:val="56"/>
        </w:rPr>
      </w:pPr>
      <w:r w:rsidRPr="00B33EE2">
        <w:rPr>
          <w:rFonts w:cs="Calibri"/>
          <w:b/>
          <w:sz w:val="56"/>
          <w:szCs w:val="56"/>
        </w:rPr>
        <w:t>Procedure</w:t>
      </w:r>
    </w:p>
    <w:p w14:paraId="235FA244" w14:textId="77777777" w:rsidR="00BB12A9" w:rsidRPr="00B33EE2" w:rsidRDefault="00BB12A9" w:rsidP="00BB12A9">
      <w:pPr>
        <w:jc w:val="right"/>
        <w:rPr>
          <w:rFonts w:cs="Calibri"/>
        </w:rPr>
      </w:pPr>
    </w:p>
    <w:p w14:paraId="26E0BFAE" w14:textId="77777777" w:rsidR="00BB12A9" w:rsidRPr="00B33EE2" w:rsidRDefault="00BB12A9" w:rsidP="00BB12A9">
      <w:pPr>
        <w:jc w:val="right"/>
        <w:rPr>
          <w:rFonts w:cs="Calibri"/>
        </w:rPr>
      </w:pPr>
    </w:p>
    <w:p w14:paraId="172639CD" w14:textId="77777777" w:rsidR="00BB12A9" w:rsidRPr="00B33EE2" w:rsidRDefault="00BB12A9" w:rsidP="00BB12A9">
      <w:pPr>
        <w:jc w:val="right"/>
        <w:rPr>
          <w:rFonts w:cs="Calibri"/>
        </w:rPr>
      </w:pPr>
    </w:p>
    <w:p w14:paraId="30841ACE" w14:textId="77777777" w:rsidR="00BB12A9" w:rsidRPr="00B33EE2" w:rsidRDefault="00BB12A9" w:rsidP="00BB12A9">
      <w:pPr>
        <w:jc w:val="right"/>
        <w:rPr>
          <w:rFonts w:cs="Calibri"/>
        </w:rPr>
      </w:pPr>
    </w:p>
    <w:p w14:paraId="5705268E" w14:textId="77777777" w:rsidR="00BB12A9" w:rsidRPr="00B33EE2" w:rsidRDefault="00BB12A9" w:rsidP="00BB12A9">
      <w:pPr>
        <w:jc w:val="right"/>
        <w:rPr>
          <w:rFonts w:cs="Calibri"/>
        </w:rPr>
      </w:pPr>
    </w:p>
    <w:p w14:paraId="7BA4E7A1" w14:textId="77777777" w:rsidR="00BB12A9" w:rsidRPr="00B33EE2" w:rsidRDefault="00BB12A9" w:rsidP="00BB12A9">
      <w:pPr>
        <w:jc w:val="right"/>
        <w:rPr>
          <w:rFonts w:cs="Calibri"/>
        </w:rPr>
      </w:pPr>
    </w:p>
    <w:p w14:paraId="005707B9" w14:textId="77777777" w:rsidR="00BB12A9" w:rsidRPr="00B33EE2" w:rsidRDefault="00BB12A9" w:rsidP="00BB12A9">
      <w:pPr>
        <w:jc w:val="right"/>
        <w:rPr>
          <w:rFonts w:cs="Calibri"/>
        </w:rPr>
      </w:pPr>
    </w:p>
    <w:p w14:paraId="25CFFDFB" w14:textId="77777777" w:rsidR="00BB12A9" w:rsidRPr="00B33EE2" w:rsidRDefault="00BB12A9" w:rsidP="00BB12A9">
      <w:pPr>
        <w:jc w:val="right"/>
        <w:rPr>
          <w:rFonts w:cs="Calibri"/>
        </w:rPr>
      </w:pPr>
    </w:p>
    <w:p w14:paraId="374F3B63" w14:textId="77777777" w:rsidR="00BB12A9" w:rsidRPr="00B33EE2" w:rsidRDefault="00BB12A9" w:rsidP="00BB12A9">
      <w:pPr>
        <w:jc w:val="right"/>
        <w:rPr>
          <w:rFonts w:cs="Calibri"/>
        </w:rPr>
      </w:pPr>
    </w:p>
    <w:p w14:paraId="75A6057A" w14:textId="77777777" w:rsidR="00BB12A9" w:rsidRPr="00B33EE2" w:rsidRDefault="00BB12A9" w:rsidP="00BB12A9">
      <w:pPr>
        <w:jc w:val="right"/>
        <w:rPr>
          <w:rFonts w:cs="Calibri"/>
        </w:rPr>
      </w:pPr>
    </w:p>
    <w:p w14:paraId="7D2D0237" w14:textId="77777777" w:rsidR="00BB12A9" w:rsidRPr="00B33EE2" w:rsidRDefault="00BB12A9" w:rsidP="00BB12A9">
      <w:pPr>
        <w:jc w:val="right"/>
        <w:rPr>
          <w:rFonts w:cs="Calibri"/>
        </w:rPr>
      </w:pPr>
    </w:p>
    <w:p w14:paraId="42BB0392" w14:textId="77777777" w:rsidR="00BB12A9" w:rsidRPr="00B33EE2" w:rsidRDefault="00BB12A9" w:rsidP="00BB12A9">
      <w:pPr>
        <w:jc w:val="right"/>
        <w:rPr>
          <w:rFonts w:cs="Calibri"/>
        </w:rPr>
      </w:pPr>
    </w:p>
    <w:p w14:paraId="1B84E12A" w14:textId="77777777" w:rsidR="00BB12A9" w:rsidRPr="00B33EE2" w:rsidRDefault="00BB12A9" w:rsidP="00BB12A9">
      <w:pPr>
        <w:jc w:val="right"/>
        <w:rPr>
          <w:rFonts w:cs="Calibri"/>
        </w:rPr>
      </w:pPr>
    </w:p>
    <w:p w14:paraId="53BEDC07" w14:textId="77777777" w:rsidR="00BB12A9" w:rsidRPr="00B33EE2" w:rsidRDefault="00BB12A9" w:rsidP="00BB12A9">
      <w:pPr>
        <w:jc w:val="right"/>
        <w:rPr>
          <w:rFonts w:cs="Calibri"/>
        </w:rPr>
      </w:pPr>
    </w:p>
    <w:p w14:paraId="5C0BD53A" w14:textId="77777777" w:rsidR="00BB12A9" w:rsidRPr="00B33EE2" w:rsidRDefault="00BB12A9" w:rsidP="002E2869">
      <w:pPr>
        <w:spacing w:after="160" w:line="259" w:lineRule="auto"/>
        <w:rPr>
          <w:rFonts w:cs="Calibri"/>
        </w:rPr>
      </w:pPr>
      <w:r w:rsidRPr="002E2869">
        <w:rPr>
          <w:rFonts w:eastAsia="Times New Roman" w:cs="Calibri"/>
          <w:b/>
          <w:bCs/>
          <w:i/>
          <w:iCs/>
          <w:sz w:val="28"/>
          <w:szCs w:val="28"/>
        </w:rPr>
        <w:t>Revision History</w:t>
      </w:r>
    </w:p>
    <w:p w14:paraId="4D00065C" w14:textId="77777777" w:rsidR="00BB12A9" w:rsidRPr="00B33EE2" w:rsidRDefault="00BB12A9" w:rsidP="00BB12A9">
      <w:pPr>
        <w:rPr>
          <w:rFonts w:cs="Calibri"/>
        </w:rPr>
      </w:pPr>
    </w:p>
    <w:tbl>
      <w:tblPr>
        <w:tblW w:w="1019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0"/>
        <w:gridCol w:w="1080"/>
        <w:gridCol w:w="1080"/>
        <w:gridCol w:w="1260"/>
        <w:gridCol w:w="1620"/>
        <w:gridCol w:w="4062"/>
      </w:tblGrid>
      <w:tr w:rsidR="003B3372" w:rsidRPr="00B33EE2" w14:paraId="6AD8E086" w14:textId="77777777" w:rsidTr="000E35E9">
        <w:trPr>
          <w:trHeight w:val="329"/>
        </w:trPr>
        <w:tc>
          <w:tcPr>
            <w:tcW w:w="1090" w:type="dxa"/>
          </w:tcPr>
          <w:p w14:paraId="1500CDAB" w14:textId="77777777" w:rsidR="003B3372" w:rsidRPr="001C4E23" w:rsidRDefault="003B3372" w:rsidP="000E35E9">
            <w:pPr>
              <w:spacing w:before="20" w:after="20" w:line="240" w:lineRule="auto"/>
              <w:rPr>
                <w:rFonts w:eastAsia="Times New Roman" w:cs="Calibri"/>
                <w:b/>
                <w:szCs w:val="20"/>
              </w:rPr>
            </w:pPr>
            <w:r w:rsidRPr="001C4E23">
              <w:rPr>
                <w:rFonts w:eastAsia="Times New Roman" w:cs="Calibri"/>
                <w:b/>
                <w:szCs w:val="20"/>
              </w:rPr>
              <w:t>Version</w:t>
            </w:r>
          </w:p>
        </w:tc>
        <w:tc>
          <w:tcPr>
            <w:tcW w:w="1080" w:type="dxa"/>
          </w:tcPr>
          <w:p w14:paraId="5ADECF38" w14:textId="77777777" w:rsidR="003B3372" w:rsidRPr="001C4E23" w:rsidRDefault="003B3372" w:rsidP="000E35E9">
            <w:pPr>
              <w:spacing w:before="20" w:after="20" w:line="240" w:lineRule="auto"/>
              <w:rPr>
                <w:rFonts w:eastAsia="Times New Roman" w:cs="Calibri"/>
                <w:b/>
                <w:szCs w:val="20"/>
              </w:rPr>
            </w:pPr>
            <w:r w:rsidRPr="001C4E23">
              <w:rPr>
                <w:rFonts w:eastAsia="Times New Roman" w:cs="Calibri"/>
                <w:b/>
                <w:szCs w:val="20"/>
              </w:rPr>
              <w:t>Updated By</w:t>
            </w:r>
          </w:p>
        </w:tc>
        <w:tc>
          <w:tcPr>
            <w:tcW w:w="1080" w:type="dxa"/>
          </w:tcPr>
          <w:p w14:paraId="30C076BB" w14:textId="77777777" w:rsidR="003B3372" w:rsidRPr="001C4E23" w:rsidRDefault="003B3372" w:rsidP="000E35E9">
            <w:pPr>
              <w:spacing w:before="20" w:after="20" w:line="240" w:lineRule="auto"/>
              <w:rPr>
                <w:rFonts w:eastAsia="Times New Roman" w:cs="Calibri"/>
                <w:b/>
                <w:szCs w:val="20"/>
              </w:rPr>
            </w:pPr>
            <w:r w:rsidRPr="001C4E23">
              <w:rPr>
                <w:rFonts w:eastAsia="Times New Roman" w:cs="Calibri"/>
                <w:b/>
                <w:szCs w:val="20"/>
              </w:rPr>
              <w:t>Date</w:t>
            </w:r>
          </w:p>
        </w:tc>
        <w:tc>
          <w:tcPr>
            <w:tcW w:w="1260" w:type="dxa"/>
          </w:tcPr>
          <w:p w14:paraId="6297A02D" w14:textId="77777777" w:rsidR="003B3372" w:rsidRPr="001C4E23" w:rsidRDefault="003B3372" w:rsidP="000E35E9">
            <w:pPr>
              <w:spacing w:before="20" w:after="20" w:line="240" w:lineRule="auto"/>
              <w:rPr>
                <w:rFonts w:eastAsia="Times New Roman" w:cs="Calibri"/>
                <w:b/>
                <w:szCs w:val="20"/>
              </w:rPr>
            </w:pPr>
            <w:r w:rsidRPr="001C4E23">
              <w:rPr>
                <w:rFonts w:eastAsia="Times New Roman" w:cs="Calibri"/>
                <w:b/>
                <w:szCs w:val="20"/>
              </w:rPr>
              <w:t>Approved By</w:t>
            </w:r>
          </w:p>
        </w:tc>
        <w:tc>
          <w:tcPr>
            <w:tcW w:w="1620" w:type="dxa"/>
          </w:tcPr>
          <w:p w14:paraId="6DE8B9AF" w14:textId="77777777" w:rsidR="003B3372" w:rsidRPr="001C4E23" w:rsidRDefault="003B3372" w:rsidP="000E35E9">
            <w:pPr>
              <w:spacing w:before="20" w:after="20" w:line="240" w:lineRule="auto"/>
              <w:rPr>
                <w:rFonts w:eastAsia="Times New Roman" w:cs="Calibri"/>
                <w:b/>
                <w:szCs w:val="20"/>
              </w:rPr>
            </w:pPr>
            <w:r>
              <w:rPr>
                <w:rFonts w:eastAsia="Times New Roman" w:cs="Calibri"/>
                <w:b/>
                <w:szCs w:val="20"/>
              </w:rPr>
              <w:t>Change Request ID</w:t>
            </w:r>
          </w:p>
        </w:tc>
        <w:tc>
          <w:tcPr>
            <w:tcW w:w="4062" w:type="dxa"/>
          </w:tcPr>
          <w:p w14:paraId="14285887" w14:textId="77777777" w:rsidR="003B3372" w:rsidRPr="001C4E23" w:rsidRDefault="003B3372" w:rsidP="000E35E9">
            <w:pPr>
              <w:spacing w:before="20" w:after="20" w:line="240" w:lineRule="auto"/>
              <w:rPr>
                <w:rFonts w:eastAsia="Times New Roman" w:cs="Calibri"/>
                <w:b/>
                <w:szCs w:val="20"/>
              </w:rPr>
            </w:pPr>
            <w:r w:rsidRPr="001C4E23">
              <w:rPr>
                <w:rFonts w:eastAsia="Times New Roman" w:cs="Calibri"/>
                <w:b/>
                <w:szCs w:val="20"/>
              </w:rPr>
              <w:t>Significant Changes</w:t>
            </w:r>
          </w:p>
        </w:tc>
      </w:tr>
      <w:tr w:rsidR="003B3372" w:rsidRPr="00B33EE2" w14:paraId="3EE2FD81" w14:textId="77777777" w:rsidTr="000E35E9">
        <w:trPr>
          <w:trHeight w:val="311"/>
        </w:trPr>
        <w:tc>
          <w:tcPr>
            <w:tcW w:w="1090" w:type="dxa"/>
          </w:tcPr>
          <w:p w14:paraId="1D2A5856" w14:textId="4A54384E" w:rsidR="003B3372" w:rsidRPr="001C4E23" w:rsidRDefault="003B3372" w:rsidP="000E35E9">
            <w:pPr>
              <w:spacing w:before="20" w:after="20" w:line="240" w:lineRule="auto"/>
              <w:rPr>
                <w:rFonts w:eastAsia="Times New Roman" w:cs="Calibri"/>
                <w:szCs w:val="20"/>
              </w:rPr>
            </w:pPr>
            <w:del w:id="0" w:author="Manu Anand" w:date="2021-09-06T19:32:00Z">
              <w:r w:rsidRPr="001C4E23" w:rsidDel="00930AC0">
                <w:rPr>
                  <w:rFonts w:eastAsia="Times New Roman" w:cs="Calibri"/>
                  <w:szCs w:val="20"/>
                </w:rPr>
                <w:delText>0.1</w:delText>
              </w:r>
            </w:del>
            <w:ins w:id="1" w:author="Manu Anand" w:date="2021-09-06T19:32:00Z">
              <w:r w:rsidR="00930AC0">
                <w:rPr>
                  <w:rFonts w:eastAsia="Times New Roman" w:cs="Calibri"/>
                  <w:szCs w:val="20"/>
                </w:rPr>
                <w:t>1.</w:t>
              </w:r>
            </w:ins>
            <w:ins w:id="2" w:author="Manu Anand" w:date="2021-09-06T19:33:00Z">
              <w:r w:rsidR="00930AC0">
                <w:rPr>
                  <w:rFonts w:eastAsia="Times New Roman" w:cs="Calibri"/>
                  <w:szCs w:val="20"/>
                </w:rPr>
                <w:t>0</w:t>
              </w:r>
            </w:ins>
          </w:p>
        </w:tc>
        <w:tc>
          <w:tcPr>
            <w:tcW w:w="1080" w:type="dxa"/>
          </w:tcPr>
          <w:p w14:paraId="7C8BA531" w14:textId="77777777" w:rsidR="003B3372" w:rsidRPr="001C4E23" w:rsidRDefault="00123A01" w:rsidP="00123A01">
            <w:pPr>
              <w:spacing w:before="20" w:after="20" w:line="240" w:lineRule="auto"/>
              <w:rPr>
                <w:rFonts w:eastAsia="Times New Roman" w:cs="Calibri"/>
                <w:szCs w:val="20"/>
              </w:rPr>
            </w:pPr>
            <w:r>
              <w:rPr>
                <w:rFonts w:eastAsia="Times New Roman" w:cs="Calibri"/>
                <w:szCs w:val="20"/>
              </w:rPr>
              <w:t>SEP</w:t>
            </w:r>
            <w:r w:rsidR="003F625D">
              <w:rPr>
                <w:rFonts w:eastAsia="Times New Roman" w:cs="Calibri"/>
                <w:szCs w:val="20"/>
              </w:rPr>
              <w:t>G</w:t>
            </w:r>
          </w:p>
        </w:tc>
        <w:tc>
          <w:tcPr>
            <w:tcW w:w="1080" w:type="dxa"/>
          </w:tcPr>
          <w:p w14:paraId="144D53B9" w14:textId="77777777" w:rsidR="003B3372" w:rsidRPr="001C4E23" w:rsidRDefault="00212E65" w:rsidP="00212E65">
            <w:pPr>
              <w:spacing w:before="20" w:after="20" w:line="240" w:lineRule="auto"/>
              <w:rPr>
                <w:rFonts w:eastAsia="Times New Roman" w:cs="Calibri"/>
                <w:szCs w:val="20"/>
              </w:rPr>
            </w:pPr>
            <w:r>
              <w:rPr>
                <w:rFonts w:eastAsia="Times New Roman" w:cs="Calibri"/>
                <w:szCs w:val="20"/>
              </w:rPr>
              <w:t>5</w:t>
            </w:r>
            <w:r w:rsidR="003B3372" w:rsidRPr="001C4E23">
              <w:rPr>
                <w:rFonts w:eastAsia="Times New Roman" w:cs="Calibri"/>
                <w:szCs w:val="20"/>
              </w:rPr>
              <w:t>-</w:t>
            </w:r>
            <w:r>
              <w:rPr>
                <w:rFonts w:eastAsia="Times New Roman" w:cs="Calibri"/>
                <w:szCs w:val="20"/>
              </w:rPr>
              <w:t>Nov</w:t>
            </w:r>
            <w:r w:rsidR="003B3372" w:rsidRPr="001C4E23">
              <w:rPr>
                <w:rFonts w:eastAsia="Times New Roman" w:cs="Calibri"/>
                <w:szCs w:val="20"/>
              </w:rPr>
              <w:t>-14</w:t>
            </w:r>
          </w:p>
        </w:tc>
        <w:tc>
          <w:tcPr>
            <w:tcW w:w="1260" w:type="dxa"/>
          </w:tcPr>
          <w:p w14:paraId="75918AB0" w14:textId="77777777" w:rsidR="003B3372" w:rsidRPr="001C4E23" w:rsidRDefault="003B3372" w:rsidP="000E35E9">
            <w:pPr>
              <w:spacing w:before="20" w:after="20" w:line="240" w:lineRule="auto"/>
              <w:rPr>
                <w:rFonts w:eastAsia="Times New Roman" w:cs="Calibri"/>
                <w:szCs w:val="20"/>
              </w:rPr>
            </w:pPr>
          </w:p>
        </w:tc>
        <w:tc>
          <w:tcPr>
            <w:tcW w:w="1620" w:type="dxa"/>
          </w:tcPr>
          <w:p w14:paraId="6B8281C3" w14:textId="77777777" w:rsidR="003B3372" w:rsidRPr="001C4E23" w:rsidRDefault="003B3372" w:rsidP="000E35E9">
            <w:pPr>
              <w:spacing w:before="20" w:after="20" w:line="240" w:lineRule="auto"/>
              <w:rPr>
                <w:rFonts w:eastAsia="Times New Roman" w:cs="Calibri"/>
                <w:szCs w:val="20"/>
              </w:rPr>
            </w:pPr>
            <w:r>
              <w:rPr>
                <w:rFonts w:eastAsia="Times New Roman" w:cs="Calibri"/>
                <w:szCs w:val="20"/>
              </w:rPr>
              <w:t>NA</w:t>
            </w:r>
          </w:p>
        </w:tc>
        <w:tc>
          <w:tcPr>
            <w:tcW w:w="4062" w:type="dxa"/>
          </w:tcPr>
          <w:p w14:paraId="08B9118D" w14:textId="77777777" w:rsidR="003B3372" w:rsidRPr="001C4E23" w:rsidRDefault="003B3372" w:rsidP="000E35E9">
            <w:pPr>
              <w:spacing w:before="20" w:after="20" w:line="240" w:lineRule="auto"/>
              <w:rPr>
                <w:rFonts w:eastAsia="Times New Roman" w:cs="Calibri"/>
                <w:szCs w:val="20"/>
              </w:rPr>
            </w:pPr>
            <w:r w:rsidRPr="001C4E23">
              <w:rPr>
                <w:rFonts w:eastAsia="Times New Roman" w:cs="Calibri"/>
                <w:szCs w:val="20"/>
              </w:rPr>
              <w:t>Initial Version</w:t>
            </w:r>
          </w:p>
        </w:tc>
      </w:tr>
      <w:tr w:rsidR="003B3372" w:rsidRPr="00B33EE2" w14:paraId="176E244A" w14:textId="77777777" w:rsidTr="000E35E9">
        <w:trPr>
          <w:trHeight w:val="329"/>
        </w:trPr>
        <w:tc>
          <w:tcPr>
            <w:tcW w:w="1090" w:type="dxa"/>
          </w:tcPr>
          <w:p w14:paraId="252408F2" w14:textId="25BBEDCE" w:rsidR="003B3372" w:rsidRPr="001C4E23" w:rsidRDefault="00930AC0" w:rsidP="000E35E9">
            <w:pPr>
              <w:spacing w:before="20" w:after="20" w:line="240" w:lineRule="auto"/>
              <w:rPr>
                <w:rFonts w:eastAsia="Times New Roman" w:cs="Calibri"/>
                <w:szCs w:val="20"/>
              </w:rPr>
            </w:pPr>
            <w:ins w:id="3" w:author="Manu Anand" w:date="2021-09-06T19:33:00Z">
              <w:r>
                <w:rPr>
                  <w:rFonts w:eastAsia="Times New Roman" w:cs="Calibri"/>
                  <w:szCs w:val="20"/>
                </w:rPr>
                <w:t>1.1</w:t>
              </w:r>
            </w:ins>
          </w:p>
        </w:tc>
        <w:tc>
          <w:tcPr>
            <w:tcW w:w="1080" w:type="dxa"/>
          </w:tcPr>
          <w:p w14:paraId="7277DF89" w14:textId="56073BEC" w:rsidR="003B3372" w:rsidRPr="001C4E23" w:rsidRDefault="00930AC0" w:rsidP="000E35E9">
            <w:pPr>
              <w:spacing w:before="20" w:after="20" w:line="240" w:lineRule="auto"/>
              <w:rPr>
                <w:rFonts w:eastAsia="Times New Roman" w:cs="Calibri"/>
                <w:szCs w:val="20"/>
              </w:rPr>
            </w:pPr>
            <w:ins w:id="4" w:author="Manu Anand" w:date="2021-09-06T19:33:00Z">
              <w:r>
                <w:rPr>
                  <w:rFonts w:eastAsia="Times New Roman" w:cs="Calibri"/>
                  <w:szCs w:val="20"/>
                </w:rPr>
                <w:t>SEPG</w:t>
              </w:r>
            </w:ins>
          </w:p>
        </w:tc>
        <w:tc>
          <w:tcPr>
            <w:tcW w:w="1080" w:type="dxa"/>
          </w:tcPr>
          <w:p w14:paraId="7BC790BD" w14:textId="77777777" w:rsidR="003B3372" w:rsidRPr="001C4E23" w:rsidRDefault="003B3372" w:rsidP="000E35E9">
            <w:pPr>
              <w:spacing w:before="20" w:after="20" w:line="240" w:lineRule="auto"/>
              <w:rPr>
                <w:rFonts w:eastAsia="Times New Roman" w:cs="Calibri"/>
                <w:szCs w:val="20"/>
              </w:rPr>
            </w:pPr>
          </w:p>
        </w:tc>
        <w:tc>
          <w:tcPr>
            <w:tcW w:w="1260" w:type="dxa"/>
          </w:tcPr>
          <w:p w14:paraId="32089A2C" w14:textId="77777777" w:rsidR="003B3372" w:rsidRPr="001C4E23" w:rsidRDefault="003B3372" w:rsidP="000E35E9">
            <w:pPr>
              <w:spacing w:before="20" w:after="20" w:line="240" w:lineRule="auto"/>
              <w:rPr>
                <w:rFonts w:eastAsia="Times New Roman" w:cs="Calibri"/>
                <w:szCs w:val="20"/>
              </w:rPr>
            </w:pPr>
          </w:p>
        </w:tc>
        <w:tc>
          <w:tcPr>
            <w:tcW w:w="1620" w:type="dxa"/>
          </w:tcPr>
          <w:p w14:paraId="0F0F5909" w14:textId="1208B38D" w:rsidR="003B3372" w:rsidRPr="001C4E23" w:rsidRDefault="009B63ED" w:rsidP="000E35E9">
            <w:pPr>
              <w:spacing w:before="20" w:after="20" w:line="240" w:lineRule="auto"/>
              <w:rPr>
                <w:rFonts w:eastAsia="Times New Roman" w:cs="Calibri"/>
                <w:szCs w:val="20"/>
              </w:rPr>
            </w:pPr>
            <w:ins w:id="5" w:author="Manu Anand" w:date="2021-09-06T19:33:00Z">
              <w:r>
                <w:rPr>
                  <w:rFonts w:eastAsia="Times New Roman" w:cs="Calibri"/>
                  <w:szCs w:val="20"/>
                </w:rPr>
                <w:t>NA</w:t>
              </w:r>
            </w:ins>
          </w:p>
        </w:tc>
        <w:tc>
          <w:tcPr>
            <w:tcW w:w="4062" w:type="dxa"/>
          </w:tcPr>
          <w:p w14:paraId="5AD779F2" w14:textId="421AD12E" w:rsidR="003B3372" w:rsidRPr="001C4E23" w:rsidRDefault="009B63ED" w:rsidP="000E35E9">
            <w:pPr>
              <w:spacing w:before="20" w:after="20" w:line="240" w:lineRule="auto"/>
              <w:rPr>
                <w:rFonts w:eastAsia="Times New Roman" w:cs="Calibri"/>
                <w:szCs w:val="20"/>
              </w:rPr>
            </w:pPr>
            <w:ins w:id="6" w:author="Manu Anand" w:date="2021-09-06T19:33:00Z">
              <w:r>
                <w:rPr>
                  <w:rFonts w:eastAsia="Times New Roman" w:cs="Calibri"/>
                  <w:szCs w:val="20"/>
                </w:rPr>
                <w:t xml:space="preserve">Added definition of closed project in section </w:t>
              </w:r>
            </w:ins>
            <w:ins w:id="7" w:author="Manu Anand" w:date="2021-09-06T19:34:00Z">
              <w:r>
                <w:rPr>
                  <w:rFonts w:eastAsia="Times New Roman" w:cs="Calibri"/>
                  <w:szCs w:val="20"/>
                </w:rPr>
                <w:t>5</w:t>
              </w:r>
            </w:ins>
          </w:p>
        </w:tc>
      </w:tr>
      <w:tr w:rsidR="003B3372" w:rsidRPr="00B33EE2" w14:paraId="2A362D9D" w14:textId="77777777" w:rsidTr="000E35E9">
        <w:trPr>
          <w:trHeight w:val="311"/>
        </w:trPr>
        <w:tc>
          <w:tcPr>
            <w:tcW w:w="1090" w:type="dxa"/>
          </w:tcPr>
          <w:p w14:paraId="7772E985" w14:textId="77777777" w:rsidR="003B3372" w:rsidRPr="001C4E23" w:rsidRDefault="003B3372" w:rsidP="000E35E9">
            <w:pPr>
              <w:spacing w:before="20" w:after="20" w:line="240" w:lineRule="auto"/>
              <w:rPr>
                <w:rFonts w:eastAsia="Times New Roman" w:cs="Calibri"/>
                <w:b/>
                <w:szCs w:val="20"/>
              </w:rPr>
            </w:pPr>
          </w:p>
        </w:tc>
        <w:tc>
          <w:tcPr>
            <w:tcW w:w="1080" w:type="dxa"/>
          </w:tcPr>
          <w:p w14:paraId="0E758DD4" w14:textId="77777777" w:rsidR="003B3372" w:rsidRPr="001C4E23" w:rsidRDefault="003B3372" w:rsidP="000E35E9">
            <w:pPr>
              <w:spacing w:before="20" w:after="20" w:line="240" w:lineRule="auto"/>
              <w:rPr>
                <w:rFonts w:eastAsia="Times New Roman" w:cs="Calibri"/>
                <w:szCs w:val="20"/>
              </w:rPr>
            </w:pPr>
          </w:p>
        </w:tc>
        <w:tc>
          <w:tcPr>
            <w:tcW w:w="1080" w:type="dxa"/>
          </w:tcPr>
          <w:p w14:paraId="4ECEB0E4" w14:textId="77777777" w:rsidR="003B3372" w:rsidRPr="001C4E23" w:rsidRDefault="003B3372" w:rsidP="000E35E9">
            <w:pPr>
              <w:spacing w:before="20" w:after="20" w:line="240" w:lineRule="auto"/>
              <w:rPr>
                <w:rFonts w:eastAsia="Times New Roman" w:cs="Calibri"/>
                <w:szCs w:val="20"/>
              </w:rPr>
            </w:pPr>
          </w:p>
        </w:tc>
        <w:tc>
          <w:tcPr>
            <w:tcW w:w="1260" w:type="dxa"/>
          </w:tcPr>
          <w:p w14:paraId="6A65017A" w14:textId="77777777" w:rsidR="003B3372" w:rsidRPr="001C4E23" w:rsidRDefault="003B3372" w:rsidP="000E35E9">
            <w:pPr>
              <w:spacing w:before="20" w:after="20" w:line="240" w:lineRule="auto"/>
              <w:rPr>
                <w:rFonts w:eastAsia="Times New Roman" w:cs="Calibri"/>
                <w:szCs w:val="20"/>
              </w:rPr>
            </w:pPr>
          </w:p>
        </w:tc>
        <w:tc>
          <w:tcPr>
            <w:tcW w:w="1620" w:type="dxa"/>
          </w:tcPr>
          <w:p w14:paraId="3FF69FAE" w14:textId="77777777" w:rsidR="003B3372" w:rsidRPr="001C4E23" w:rsidRDefault="003B3372" w:rsidP="000E35E9">
            <w:pPr>
              <w:spacing w:before="20" w:after="20" w:line="240" w:lineRule="auto"/>
              <w:rPr>
                <w:rFonts w:eastAsia="Times New Roman" w:cs="Calibri"/>
                <w:szCs w:val="20"/>
              </w:rPr>
            </w:pPr>
          </w:p>
        </w:tc>
        <w:tc>
          <w:tcPr>
            <w:tcW w:w="4062" w:type="dxa"/>
          </w:tcPr>
          <w:p w14:paraId="7358A170" w14:textId="77777777" w:rsidR="003B3372" w:rsidRPr="001C4E23" w:rsidRDefault="003B3372" w:rsidP="000E35E9">
            <w:pPr>
              <w:spacing w:before="20" w:after="20" w:line="240" w:lineRule="auto"/>
              <w:rPr>
                <w:rFonts w:eastAsia="Times New Roman" w:cs="Calibri"/>
                <w:szCs w:val="20"/>
              </w:rPr>
            </w:pPr>
          </w:p>
        </w:tc>
      </w:tr>
      <w:tr w:rsidR="003B3372" w:rsidRPr="00B33EE2" w14:paraId="0E74D8EB" w14:textId="77777777" w:rsidTr="000E35E9">
        <w:trPr>
          <w:trHeight w:val="329"/>
        </w:trPr>
        <w:tc>
          <w:tcPr>
            <w:tcW w:w="1090" w:type="dxa"/>
          </w:tcPr>
          <w:p w14:paraId="7B80B779" w14:textId="77777777" w:rsidR="003B3372" w:rsidRPr="001C4E23" w:rsidRDefault="003B3372" w:rsidP="000E35E9">
            <w:pPr>
              <w:spacing w:before="20" w:after="20" w:line="240" w:lineRule="auto"/>
              <w:rPr>
                <w:rFonts w:eastAsia="Times New Roman" w:cs="Calibri"/>
                <w:szCs w:val="20"/>
              </w:rPr>
            </w:pPr>
          </w:p>
        </w:tc>
        <w:tc>
          <w:tcPr>
            <w:tcW w:w="1080" w:type="dxa"/>
          </w:tcPr>
          <w:p w14:paraId="140B9C30" w14:textId="77777777" w:rsidR="003B3372" w:rsidRPr="001C4E23" w:rsidRDefault="003B3372" w:rsidP="000E35E9">
            <w:pPr>
              <w:spacing w:before="20" w:after="20" w:line="240" w:lineRule="auto"/>
              <w:rPr>
                <w:rFonts w:eastAsia="Times New Roman" w:cs="Calibri"/>
                <w:szCs w:val="20"/>
              </w:rPr>
            </w:pPr>
          </w:p>
        </w:tc>
        <w:tc>
          <w:tcPr>
            <w:tcW w:w="1080" w:type="dxa"/>
          </w:tcPr>
          <w:p w14:paraId="1C73A166" w14:textId="77777777" w:rsidR="003B3372" w:rsidRPr="001C4E23" w:rsidRDefault="003B3372" w:rsidP="000E35E9">
            <w:pPr>
              <w:spacing w:before="20" w:after="20" w:line="240" w:lineRule="auto"/>
              <w:rPr>
                <w:rFonts w:eastAsia="Times New Roman" w:cs="Calibri"/>
                <w:szCs w:val="20"/>
              </w:rPr>
            </w:pPr>
          </w:p>
        </w:tc>
        <w:tc>
          <w:tcPr>
            <w:tcW w:w="1260" w:type="dxa"/>
          </w:tcPr>
          <w:p w14:paraId="1B03963B" w14:textId="77777777" w:rsidR="003B3372" w:rsidRPr="001C4E23" w:rsidRDefault="003B3372" w:rsidP="000E35E9">
            <w:pPr>
              <w:spacing w:before="20" w:after="20" w:line="240" w:lineRule="auto"/>
              <w:rPr>
                <w:rFonts w:eastAsia="Times New Roman" w:cs="Calibri"/>
                <w:szCs w:val="20"/>
              </w:rPr>
            </w:pPr>
          </w:p>
        </w:tc>
        <w:tc>
          <w:tcPr>
            <w:tcW w:w="1620" w:type="dxa"/>
          </w:tcPr>
          <w:p w14:paraId="73A7168B" w14:textId="77777777" w:rsidR="003B3372" w:rsidRPr="001C4E23" w:rsidRDefault="003B3372" w:rsidP="000E35E9">
            <w:pPr>
              <w:spacing w:before="20" w:after="20" w:line="240" w:lineRule="auto"/>
              <w:rPr>
                <w:rFonts w:eastAsia="Times New Roman" w:cs="Calibri"/>
                <w:szCs w:val="20"/>
              </w:rPr>
            </w:pPr>
          </w:p>
        </w:tc>
        <w:tc>
          <w:tcPr>
            <w:tcW w:w="4062" w:type="dxa"/>
          </w:tcPr>
          <w:p w14:paraId="6C18CCC7" w14:textId="77777777" w:rsidR="003B3372" w:rsidRPr="001C4E23" w:rsidRDefault="003B3372" w:rsidP="000E35E9">
            <w:pPr>
              <w:spacing w:before="20" w:after="20" w:line="240" w:lineRule="auto"/>
              <w:rPr>
                <w:rFonts w:eastAsia="Times New Roman" w:cs="Calibri"/>
                <w:szCs w:val="20"/>
              </w:rPr>
            </w:pPr>
          </w:p>
        </w:tc>
      </w:tr>
    </w:tbl>
    <w:p w14:paraId="33B27521" w14:textId="77777777" w:rsidR="00BB12A9" w:rsidRDefault="00BB12A9" w:rsidP="00BB12A9">
      <w:pPr>
        <w:spacing w:after="180" w:line="220" w:lineRule="atLeast"/>
        <w:ind w:right="720"/>
        <w:rPr>
          <w:rFonts w:eastAsia="Times New Roman" w:cs="Calibri"/>
          <w:szCs w:val="20"/>
        </w:rPr>
      </w:pPr>
    </w:p>
    <w:p w14:paraId="604450F2" w14:textId="77777777" w:rsidR="00BB12A9" w:rsidRDefault="00BB12A9" w:rsidP="00BB12A9">
      <w:pPr>
        <w:spacing w:after="0" w:line="240" w:lineRule="auto"/>
        <w:rPr>
          <w:rFonts w:eastAsia="Times New Roman" w:cs="Calibri"/>
          <w:szCs w:val="20"/>
        </w:rPr>
      </w:pPr>
      <w:r>
        <w:rPr>
          <w:rFonts w:eastAsia="Times New Roman" w:cs="Calibri"/>
          <w:szCs w:val="20"/>
        </w:rPr>
        <w:br w:type="page"/>
      </w:r>
    </w:p>
    <w:p w14:paraId="37E24B93" w14:textId="77777777" w:rsidR="001D57F6" w:rsidRDefault="00BB12A9" w:rsidP="001D57F6">
      <w:pPr>
        <w:spacing w:after="0" w:line="240" w:lineRule="auto"/>
        <w:rPr>
          <w:rFonts w:eastAsia="Times New Roman" w:cs="Calibri"/>
          <w:b/>
          <w:bCs/>
          <w:color w:val="000000"/>
          <w:u w:val="single"/>
        </w:rPr>
      </w:pPr>
      <w:r w:rsidRPr="001C4E23">
        <w:rPr>
          <w:rFonts w:eastAsia="Times New Roman" w:cs="Calibri"/>
          <w:b/>
          <w:bCs/>
          <w:color w:val="000000"/>
          <w:u w:val="single"/>
        </w:rPr>
        <w:lastRenderedPageBreak/>
        <w:t>Purpose:</w:t>
      </w:r>
    </w:p>
    <w:p w14:paraId="7F7A234F" w14:textId="77777777" w:rsidR="00D95819" w:rsidRDefault="001D57F6" w:rsidP="00D95819">
      <w:pPr>
        <w:spacing w:after="0" w:line="240" w:lineRule="auto"/>
        <w:rPr>
          <w:rFonts w:cs="Calibri"/>
        </w:rPr>
      </w:pPr>
      <w:r w:rsidRPr="001D57F6">
        <w:rPr>
          <w:rFonts w:cs="Calibri"/>
        </w:rPr>
        <w:t>This p</w:t>
      </w:r>
      <w:r>
        <w:rPr>
          <w:rFonts w:cs="Calibri"/>
        </w:rPr>
        <w:t xml:space="preserve">urpose of this process is to </w:t>
      </w:r>
    </w:p>
    <w:p w14:paraId="0BA996E5" w14:textId="77777777" w:rsidR="00D95819" w:rsidRPr="00D95819" w:rsidRDefault="00D95819" w:rsidP="003D5760">
      <w:pPr>
        <w:pStyle w:val="Tablebody"/>
        <w:numPr>
          <w:ilvl w:val="0"/>
          <w:numId w:val="8"/>
        </w:numPr>
        <w:ind w:firstLine="0"/>
        <w:rPr>
          <w:rFonts w:ascii="Calibri" w:eastAsia="Calibri" w:hAnsi="Calibri" w:cs="Calibri"/>
          <w:iCs w:val="0"/>
          <w:szCs w:val="22"/>
        </w:rPr>
      </w:pPr>
      <w:r w:rsidRPr="00D95819">
        <w:rPr>
          <w:rFonts w:ascii="Calibri" w:eastAsia="Calibri" w:hAnsi="Calibri" w:cs="Calibri"/>
          <w:iCs w:val="0"/>
          <w:szCs w:val="22"/>
        </w:rPr>
        <w:t xml:space="preserve">Establish </w:t>
      </w:r>
      <w:r w:rsidR="00A322B6">
        <w:rPr>
          <w:rFonts w:ascii="Calibri" w:eastAsia="Calibri" w:hAnsi="Calibri" w:cs="Calibri"/>
          <w:iCs w:val="0"/>
          <w:szCs w:val="22"/>
        </w:rPr>
        <w:t>orga</w:t>
      </w:r>
      <w:r w:rsidR="00A322B6" w:rsidRPr="00D95819">
        <w:rPr>
          <w:rFonts w:ascii="Calibri" w:eastAsia="Calibri" w:hAnsi="Calibri" w:cs="Calibri"/>
          <w:iCs w:val="0"/>
          <w:szCs w:val="22"/>
        </w:rPr>
        <w:t>n</w:t>
      </w:r>
      <w:r w:rsidR="00A322B6">
        <w:rPr>
          <w:rFonts w:ascii="Calibri" w:eastAsia="Calibri" w:hAnsi="Calibri" w:cs="Calibri"/>
          <w:iCs w:val="0"/>
          <w:szCs w:val="22"/>
        </w:rPr>
        <w:t>i</w:t>
      </w:r>
      <w:r w:rsidR="00A322B6" w:rsidRPr="00D95819">
        <w:rPr>
          <w:rFonts w:ascii="Calibri" w:eastAsia="Calibri" w:hAnsi="Calibri" w:cs="Calibri"/>
          <w:iCs w:val="0"/>
          <w:szCs w:val="22"/>
        </w:rPr>
        <w:t>zation’s</w:t>
      </w:r>
      <w:r w:rsidRPr="00D95819">
        <w:rPr>
          <w:rFonts w:ascii="Calibri" w:eastAsia="Calibri" w:hAnsi="Calibri" w:cs="Calibri"/>
          <w:iCs w:val="0"/>
          <w:szCs w:val="22"/>
        </w:rPr>
        <w:t xml:space="preserve"> </w:t>
      </w:r>
      <w:r>
        <w:rPr>
          <w:rFonts w:ascii="Calibri" w:eastAsia="Calibri" w:hAnsi="Calibri" w:cs="Calibri"/>
          <w:iCs w:val="0"/>
          <w:szCs w:val="22"/>
        </w:rPr>
        <w:t xml:space="preserve">business and project </w:t>
      </w:r>
      <w:r w:rsidRPr="00D95819">
        <w:rPr>
          <w:rFonts w:ascii="Calibri" w:eastAsia="Calibri" w:hAnsi="Calibri" w:cs="Calibri"/>
          <w:iCs w:val="0"/>
          <w:szCs w:val="22"/>
        </w:rPr>
        <w:t>objectives and deploy them to project</w:t>
      </w:r>
    </w:p>
    <w:p w14:paraId="040E9926" w14:textId="77777777" w:rsidR="00D95819" w:rsidRPr="00D95819" w:rsidRDefault="00D95819" w:rsidP="003D5760">
      <w:pPr>
        <w:pStyle w:val="Tablebody"/>
        <w:numPr>
          <w:ilvl w:val="0"/>
          <w:numId w:val="8"/>
        </w:numPr>
        <w:ind w:firstLine="0"/>
        <w:rPr>
          <w:rFonts w:ascii="Calibri" w:eastAsia="Calibri" w:hAnsi="Calibri" w:cs="Calibri"/>
          <w:iCs w:val="0"/>
          <w:szCs w:val="22"/>
        </w:rPr>
      </w:pPr>
      <w:r w:rsidRPr="00D95819">
        <w:rPr>
          <w:rFonts w:ascii="Calibri" w:eastAsia="Calibri" w:hAnsi="Calibri" w:cs="Calibri"/>
          <w:iCs w:val="0"/>
          <w:szCs w:val="22"/>
        </w:rPr>
        <w:t>Specifying the metrics, data collection, and storage mechanism</w:t>
      </w:r>
    </w:p>
    <w:p w14:paraId="3F1604FF" w14:textId="77777777" w:rsidR="00D95819" w:rsidRPr="00D95819" w:rsidRDefault="00D95819" w:rsidP="003D5760">
      <w:pPr>
        <w:pStyle w:val="Tablebody"/>
        <w:numPr>
          <w:ilvl w:val="0"/>
          <w:numId w:val="8"/>
        </w:numPr>
        <w:ind w:firstLine="0"/>
        <w:rPr>
          <w:rFonts w:ascii="Calibri" w:eastAsia="Calibri" w:hAnsi="Calibri" w:cs="Calibri"/>
          <w:iCs w:val="0"/>
          <w:szCs w:val="22"/>
        </w:rPr>
      </w:pPr>
      <w:r w:rsidRPr="00D95819">
        <w:rPr>
          <w:rFonts w:ascii="Calibri" w:eastAsia="Calibri" w:hAnsi="Calibri" w:cs="Calibri"/>
          <w:iCs w:val="0"/>
          <w:szCs w:val="22"/>
        </w:rPr>
        <w:t xml:space="preserve">Conduct analysis of data at </w:t>
      </w:r>
      <w:proofErr w:type="spellStart"/>
      <w:r w:rsidRPr="00D95819">
        <w:rPr>
          <w:rFonts w:ascii="Calibri" w:eastAsia="Calibri" w:hAnsi="Calibri" w:cs="Calibri"/>
          <w:iCs w:val="0"/>
          <w:szCs w:val="22"/>
        </w:rPr>
        <w:t>organisational</w:t>
      </w:r>
      <w:proofErr w:type="spellEnd"/>
      <w:r w:rsidRPr="00D95819">
        <w:rPr>
          <w:rFonts w:ascii="Calibri" w:eastAsia="Calibri" w:hAnsi="Calibri" w:cs="Calibri"/>
          <w:iCs w:val="0"/>
          <w:szCs w:val="22"/>
        </w:rPr>
        <w:t xml:space="preserve"> level</w:t>
      </w:r>
    </w:p>
    <w:p w14:paraId="4ACA7B56" w14:textId="77777777" w:rsidR="00D95819" w:rsidRPr="00D95819" w:rsidRDefault="00D95819" w:rsidP="003D5760">
      <w:pPr>
        <w:pStyle w:val="Tablebody"/>
        <w:numPr>
          <w:ilvl w:val="0"/>
          <w:numId w:val="8"/>
        </w:numPr>
        <w:ind w:firstLine="0"/>
        <w:rPr>
          <w:rFonts w:ascii="Calibri" w:eastAsia="Calibri" w:hAnsi="Calibri" w:cs="Calibri"/>
          <w:iCs w:val="0"/>
          <w:szCs w:val="22"/>
        </w:rPr>
      </w:pPr>
      <w:r w:rsidRPr="00D95819">
        <w:rPr>
          <w:rFonts w:ascii="Calibri" w:eastAsia="Calibri" w:hAnsi="Calibri" w:cs="Calibri"/>
          <w:iCs w:val="0"/>
          <w:szCs w:val="22"/>
        </w:rPr>
        <w:t>Establish and maintain a quantitative understanding of process and to provide the baselines.</w:t>
      </w:r>
    </w:p>
    <w:p w14:paraId="54EA5DC5" w14:textId="77777777" w:rsidR="00D95819" w:rsidRDefault="00D95819" w:rsidP="001D57F6">
      <w:pPr>
        <w:spacing w:after="0" w:line="240" w:lineRule="auto"/>
        <w:rPr>
          <w:rFonts w:cs="Calibri"/>
        </w:rPr>
      </w:pPr>
    </w:p>
    <w:p w14:paraId="3E1C2C01" w14:textId="77777777" w:rsidR="004A7FF5" w:rsidRPr="001C4E23" w:rsidRDefault="004A7FF5" w:rsidP="00BB12A9">
      <w:pPr>
        <w:spacing w:after="0" w:line="240" w:lineRule="auto"/>
        <w:jc w:val="both"/>
        <w:rPr>
          <w:rFonts w:cs="Calibri"/>
        </w:rPr>
      </w:pPr>
    </w:p>
    <w:tbl>
      <w:tblPr>
        <w:tblStyle w:val="TableGrid"/>
        <w:tblW w:w="9510" w:type="dxa"/>
        <w:tblLook w:val="04A0" w:firstRow="1" w:lastRow="0" w:firstColumn="1" w:lastColumn="0" w:noHBand="0" w:noVBand="1"/>
      </w:tblPr>
      <w:tblGrid>
        <w:gridCol w:w="4755"/>
        <w:gridCol w:w="4755"/>
      </w:tblGrid>
      <w:tr w:rsidR="00DE13B3" w14:paraId="58524F5D" w14:textId="77777777" w:rsidTr="00DE13B3">
        <w:trPr>
          <w:trHeight w:val="323"/>
        </w:trPr>
        <w:tc>
          <w:tcPr>
            <w:tcW w:w="4755" w:type="dxa"/>
          </w:tcPr>
          <w:p w14:paraId="59D0E93F" w14:textId="77777777" w:rsidR="00DE13B3" w:rsidRDefault="00DE13B3" w:rsidP="00BB12A9">
            <w:pPr>
              <w:spacing w:after="0" w:line="240" w:lineRule="auto"/>
              <w:rPr>
                <w:rFonts w:eastAsia="Times New Roman" w:cs="Calibri"/>
                <w:b/>
                <w:bCs/>
                <w:color w:val="000000"/>
              </w:rPr>
            </w:pPr>
            <w:r>
              <w:rPr>
                <w:rFonts w:eastAsia="Times New Roman" w:cs="Calibri"/>
                <w:b/>
                <w:bCs/>
                <w:color w:val="000000"/>
              </w:rPr>
              <w:t>Inputs</w:t>
            </w:r>
          </w:p>
        </w:tc>
        <w:tc>
          <w:tcPr>
            <w:tcW w:w="4755" w:type="dxa"/>
          </w:tcPr>
          <w:p w14:paraId="3E90E948" w14:textId="77777777" w:rsidR="00DE13B3" w:rsidRDefault="00DE13B3" w:rsidP="00BB12A9">
            <w:pPr>
              <w:spacing w:after="0" w:line="240" w:lineRule="auto"/>
              <w:rPr>
                <w:rFonts w:eastAsia="Times New Roman" w:cs="Calibri"/>
                <w:b/>
                <w:bCs/>
                <w:color w:val="000000"/>
              </w:rPr>
            </w:pPr>
            <w:r>
              <w:rPr>
                <w:rFonts w:eastAsia="Times New Roman" w:cs="Calibri"/>
                <w:b/>
                <w:bCs/>
                <w:color w:val="000000"/>
              </w:rPr>
              <w:t>Outputs</w:t>
            </w:r>
          </w:p>
        </w:tc>
      </w:tr>
      <w:tr w:rsidR="00DE13B3" w14:paraId="13D0902C" w14:textId="77777777" w:rsidTr="007B749F">
        <w:trPr>
          <w:trHeight w:val="836"/>
        </w:trPr>
        <w:tc>
          <w:tcPr>
            <w:tcW w:w="4755" w:type="dxa"/>
          </w:tcPr>
          <w:p w14:paraId="68BB8550" w14:textId="77777777" w:rsidR="00245D25" w:rsidRPr="00245D25" w:rsidRDefault="00245D25" w:rsidP="003D5760">
            <w:pPr>
              <w:pStyle w:val="Body"/>
              <w:numPr>
                <w:ilvl w:val="0"/>
                <w:numId w:val="1"/>
              </w:numPr>
              <w:spacing w:after="0"/>
              <w:rPr>
                <w:rFonts w:ascii="Calibri" w:eastAsia="Times New Roman" w:hAnsi="Calibri" w:cs="Calibri"/>
                <w:color w:val="222222"/>
                <w:sz w:val="22"/>
                <w:szCs w:val="22"/>
              </w:rPr>
            </w:pPr>
            <w:proofErr w:type="spellStart"/>
            <w:r w:rsidRPr="00245D25">
              <w:rPr>
                <w:rFonts w:ascii="Calibri" w:eastAsia="Times New Roman" w:hAnsi="Calibri" w:cs="Calibri"/>
                <w:color w:val="222222"/>
                <w:sz w:val="22"/>
                <w:szCs w:val="22"/>
              </w:rPr>
              <w:t>Organis</w:t>
            </w:r>
            <w:r>
              <w:rPr>
                <w:rFonts w:ascii="Calibri" w:eastAsia="Times New Roman" w:hAnsi="Calibri" w:cs="Calibri"/>
                <w:color w:val="222222"/>
                <w:sz w:val="22"/>
                <w:szCs w:val="22"/>
              </w:rPr>
              <w:t>ational</w:t>
            </w:r>
            <w:proofErr w:type="spellEnd"/>
            <w:r>
              <w:rPr>
                <w:rFonts w:ascii="Calibri" w:eastAsia="Times New Roman" w:hAnsi="Calibri" w:cs="Calibri"/>
                <w:color w:val="222222"/>
                <w:sz w:val="22"/>
                <w:szCs w:val="22"/>
              </w:rPr>
              <w:t xml:space="preserve"> v</w:t>
            </w:r>
            <w:r w:rsidRPr="00245D25">
              <w:rPr>
                <w:rFonts w:ascii="Calibri" w:eastAsia="Times New Roman" w:hAnsi="Calibri" w:cs="Calibri"/>
                <w:color w:val="222222"/>
                <w:sz w:val="22"/>
                <w:szCs w:val="22"/>
              </w:rPr>
              <w:t>ision</w:t>
            </w:r>
          </w:p>
          <w:p w14:paraId="7CF648CB" w14:textId="77777777" w:rsidR="00245D25" w:rsidRPr="00245D25" w:rsidRDefault="00245D25" w:rsidP="003D5760">
            <w:pPr>
              <w:pStyle w:val="Body"/>
              <w:numPr>
                <w:ilvl w:val="0"/>
                <w:numId w:val="1"/>
              </w:numPr>
              <w:spacing w:after="0"/>
              <w:rPr>
                <w:rFonts w:ascii="Calibri" w:eastAsia="Times New Roman" w:hAnsi="Calibri" w:cs="Calibri"/>
                <w:color w:val="222222"/>
                <w:sz w:val="22"/>
                <w:szCs w:val="22"/>
              </w:rPr>
            </w:pPr>
            <w:proofErr w:type="spellStart"/>
            <w:r w:rsidRPr="00245D25">
              <w:rPr>
                <w:rFonts w:ascii="Calibri" w:eastAsia="Times New Roman" w:hAnsi="Calibri" w:cs="Calibri"/>
                <w:color w:val="222222"/>
                <w:sz w:val="22"/>
                <w:szCs w:val="22"/>
              </w:rPr>
              <w:t>Organisational</w:t>
            </w:r>
            <w:proofErr w:type="spellEnd"/>
            <w:r w:rsidRPr="00245D25">
              <w:rPr>
                <w:rFonts w:ascii="Calibri" w:eastAsia="Times New Roman" w:hAnsi="Calibri" w:cs="Calibri"/>
                <w:color w:val="222222"/>
                <w:sz w:val="22"/>
                <w:szCs w:val="22"/>
              </w:rPr>
              <w:t xml:space="preserve"> level metrics data</w:t>
            </w:r>
          </w:p>
        </w:tc>
        <w:tc>
          <w:tcPr>
            <w:tcW w:w="4755" w:type="dxa"/>
          </w:tcPr>
          <w:p w14:paraId="0F5381D2" w14:textId="77777777" w:rsidR="00381597" w:rsidRPr="00381597" w:rsidRDefault="00381597" w:rsidP="003D5760">
            <w:pPr>
              <w:pStyle w:val="Body"/>
              <w:numPr>
                <w:ilvl w:val="0"/>
                <w:numId w:val="2"/>
              </w:numPr>
              <w:spacing w:after="0" w:line="276" w:lineRule="auto"/>
              <w:rPr>
                <w:rFonts w:ascii="Calibri" w:eastAsia="Times New Roman" w:hAnsi="Calibri" w:cs="Calibri"/>
                <w:color w:val="222222"/>
                <w:sz w:val="22"/>
                <w:szCs w:val="22"/>
              </w:rPr>
            </w:pPr>
            <w:r>
              <w:rPr>
                <w:rFonts w:ascii="Calibri" w:eastAsia="Times New Roman" w:hAnsi="Calibri" w:cs="Calibri"/>
                <w:color w:val="222222"/>
                <w:sz w:val="22"/>
                <w:szCs w:val="22"/>
              </w:rPr>
              <w:t>Business and Project</w:t>
            </w:r>
            <w:r w:rsidRPr="00381597">
              <w:rPr>
                <w:rFonts w:ascii="Calibri" w:eastAsia="Times New Roman" w:hAnsi="Calibri" w:cs="Calibri"/>
                <w:color w:val="222222"/>
                <w:sz w:val="22"/>
                <w:szCs w:val="22"/>
              </w:rPr>
              <w:t xml:space="preserve"> Objectives</w:t>
            </w:r>
          </w:p>
          <w:p w14:paraId="11A80253" w14:textId="77777777" w:rsidR="00381597" w:rsidRDefault="00381597" w:rsidP="003D5760">
            <w:pPr>
              <w:pStyle w:val="Body"/>
              <w:numPr>
                <w:ilvl w:val="0"/>
                <w:numId w:val="2"/>
              </w:numPr>
              <w:spacing w:after="0" w:line="276" w:lineRule="auto"/>
              <w:rPr>
                <w:rFonts w:ascii="Calibri" w:eastAsia="Times New Roman" w:hAnsi="Calibri" w:cs="Calibri"/>
                <w:color w:val="222222"/>
                <w:sz w:val="22"/>
                <w:szCs w:val="22"/>
              </w:rPr>
            </w:pPr>
            <w:r w:rsidRPr="00381597">
              <w:rPr>
                <w:rFonts w:ascii="Calibri" w:eastAsia="Times New Roman" w:hAnsi="Calibri" w:cs="Calibri"/>
                <w:color w:val="222222"/>
                <w:sz w:val="22"/>
                <w:szCs w:val="22"/>
              </w:rPr>
              <w:t>M</w:t>
            </w:r>
            <w:r>
              <w:rPr>
                <w:rFonts w:ascii="Calibri" w:eastAsia="Times New Roman" w:hAnsi="Calibri" w:cs="Calibri"/>
                <w:color w:val="222222"/>
                <w:sz w:val="22"/>
                <w:szCs w:val="22"/>
              </w:rPr>
              <w:t>easurement framework</w:t>
            </w:r>
          </w:p>
          <w:p w14:paraId="756DE3FE" w14:textId="77777777" w:rsidR="00381597" w:rsidRPr="00381597" w:rsidRDefault="00381597" w:rsidP="003D5760">
            <w:pPr>
              <w:pStyle w:val="Body"/>
              <w:numPr>
                <w:ilvl w:val="0"/>
                <w:numId w:val="2"/>
              </w:numPr>
              <w:spacing w:after="0" w:line="276" w:lineRule="auto"/>
              <w:rPr>
                <w:rFonts w:ascii="Calibri" w:eastAsia="Times New Roman" w:hAnsi="Calibri" w:cs="Calibri"/>
                <w:color w:val="222222"/>
                <w:sz w:val="22"/>
                <w:szCs w:val="22"/>
              </w:rPr>
            </w:pPr>
            <w:r w:rsidRPr="00381597">
              <w:rPr>
                <w:rFonts w:ascii="Calibri" w:eastAsia="Times New Roman" w:hAnsi="Calibri" w:cs="Calibri"/>
                <w:color w:val="222222"/>
                <w:sz w:val="22"/>
                <w:szCs w:val="22"/>
              </w:rPr>
              <w:t>Metrics Baseline Report</w:t>
            </w:r>
          </w:p>
        </w:tc>
      </w:tr>
    </w:tbl>
    <w:p w14:paraId="43379611" w14:textId="77777777" w:rsidR="00BB12A9" w:rsidRPr="001C4E23" w:rsidRDefault="00BB12A9" w:rsidP="00BB12A9">
      <w:pPr>
        <w:spacing w:after="0" w:line="240" w:lineRule="auto"/>
        <w:rPr>
          <w:rFonts w:eastAsia="Times New Roman" w:cs="Calibri"/>
          <w:b/>
          <w:bCs/>
          <w:color w:val="000000"/>
        </w:rPr>
      </w:pPr>
    </w:p>
    <w:p w14:paraId="4684D8DA" w14:textId="77777777" w:rsidR="00BB12A9" w:rsidRPr="001C4E23" w:rsidRDefault="00DE13B3" w:rsidP="00BB12A9">
      <w:pPr>
        <w:spacing w:after="0" w:line="240" w:lineRule="auto"/>
        <w:rPr>
          <w:rFonts w:eastAsia="Times New Roman" w:cs="Calibri"/>
          <w:b/>
          <w:bCs/>
          <w:color w:val="000000"/>
          <w:u w:val="single"/>
        </w:rPr>
      </w:pPr>
      <w:r>
        <w:rPr>
          <w:rFonts w:eastAsia="Times New Roman" w:cs="Calibri"/>
          <w:b/>
          <w:bCs/>
          <w:color w:val="000000"/>
          <w:u w:val="single"/>
        </w:rPr>
        <w:t>Entry Criteria</w:t>
      </w:r>
      <w:r w:rsidR="00BB12A9" w:rsidRPr="001C4E23">
        <w:rPr>
          <w:rFonts w:eastAsia="Times New Roman" w:cs="Calibri"/>
          <w:b/>
          <w:bCs/>
          <w:color w:val="000000"/>
          <w:u w:val="single"/>
        </w:rPr>
        <w:t>:</w:t>
      </w:r>
    </w:p>
    <w:p w14:paraId="717FF264" w14:textId="77777777" w:rsidR="00BB12A9" w:rsidRPr="003C27CC" w:rsidRDefault="00BB12A9" w:rsidP="00BB12A9">
      <w:pPr>
        <w:spacing w:after="0" w:line="240" w:lineRule="auto"/>
        <w:rPr>
          <w:rFonts w:eastAsia="Times New Roman" w:cs="Calibri"/>
          <w:color w:val="222222"/>
        </w:rPr>
      </w:pPr>
    </w:p>
    <w:p w14:paraId="5482E64E" w14:textId="77777777" w:rsidR="003C27CC" w:rsidRPr="003C27CC" w:rsidRDefault="003C27CC" w:rsidP="003D5760">
      <w:pPr>
        <w:pStyle w:val="Body"/>
        <w:numPr>
          <w:ilvl w:val="0"/>
          <w:numId w:val="4"/>
        </w:numPr>
        <w:spacing w:after="0"/>
        <w:rPr>
          <w:rFonts w:ascii="Calibri" w:eastAsia="Times New Roman" w:hAnsi="Calibri" w:cs="Calibri"/>
          <w:color w:val="222222"/>
          <w:sz w:val="22"/>
          <w:szCs w:val="22"/>
        </w:rPr>
      </w:pPr>
      <w:proofErr w:type="spellStart"/>
      <w:r w:rsidRPr="003C27CC">
        <w:rPr>
          <w:rFonts w:ascii="Calibri" w:eastAsia="Times New Roman" w:hAnsi="Calibri" w:cs="Calibri"/>
          <w:color w:val="222222"/>
          <w:sz w:val="22"/>
          <w:szCs w:val="22"/>
        </w:rPr>
        <w:t>Organisational</w:t>
      </w:r>
      <w:proofErr w:type="spellEnd"/>
      <w:r w:rsidRPr="003C27CC">
        <w:rPr>
          <w:rFonts w:ascii="Calibri" w:eastAsia="Times New Roman" w:hAnsi="Calibri" w:cs="Calibri"/>
          <w:color w:val="222222"/>
          <w:sz w:val="22"/>
          <w:szCs w:val="22"/>
        </w:rPr>
        <w:t xml:space="preserve"> Vision is defined, for defining organization </w:t>
      </w:r>
      <w:r>
        <w:rPr>
          <w:rFonts w:ascii="Calibri" w:eastAsia="Times New Roman" w:hAnsi="Calibri" w:cs="Calibri"/>
          <w:color w:val="222222"/>
          <w:sz w:val="22"/>
          <w:szCs w:val="22"/>
        </w:rPr>
        <w:t xml:space="preserve">business and project </w:t>
      </w:r>
      <w:r w:rsidRPr="003C27CC">
        <w:rPr>
          <w:rFonts w:ascii="Calibri" w:eastAsia="Times New Roman" w:hAnsi="Calibri" w:cs="Calibri"/>
          <w:color w:val="222222"/>
          <w:sz w:val="22"/>
          <w:szCs w:val="22"/>
        </w:rPr>
        <w:t>objectives</w:t>
      </w:r>
      <w:r>
        <w:rPr>
          <w:rFonts w:ascii="Calibri" w:eastAsia="Times New Roman" w:hAnsi="Calibri" w:cs="Calibri"/>
          <w:color w:val="222222"/>
          <w:sz w:val="22"/>
          <w:szCs w:val="22"/>
        </w:rPr>
        <w:t>.</w:t>
      </w:r>
    </w:p>
    <w:p w14:paraId="3CCA2177" w14:textId="77777777" w:rsidR="00BB12A9" w:rsidRPr="001C4E23" w:rsidRDefault="00BB12A9" w:rsidP="00BB12A9">
      <w:pPr>
        <w:spacing w:after="0" w:line="240" w:lineRule="auto"/>
        <w:jc w:val="both"/>
        <w:rPr>
          <w:rFonts w:eastAsia="Times New Roman" w:cs="Calibri"/>
          <w:b/>
          <w:bCs/>
          <w:color w:val="000000"/>
        </w:rPr>
      </w:pPr>
    </w:p>
    <w:p w14:paraId="3172B7FC" w14:textId="77777777" w:rsidR="00BB12A9" w:rsidRPr="001C4E23" w:rsidRDefault="00C52C91" w:rsidP="00BB12A9">
      <w:pPr>
        <w:spacing w:after="0" w:line="240" w:lineRule="auto"/>
        <w:jc w:val="both"/>
        <w:rPr>
          <w:rFonts w:eastAsia="Times New Roman" w:cs="Calibri"/>
          <w:b/>
          <w:bCs/>
          <w:color w:val="000000"/>
        </w:rPr>
      </w:pPr>
      <w:r>
        <w:rPr>
          <w:rFonts w:eastAsia="Times New Roman" w:cs="Calibri"/>
          <w:b/>
          <w:bCs/>
          <w:color w:val="000000"/>
          <w:u w:val="single"/>
        </w:rPr>
        <w:t>Steps</w:t>
      </w:r>
      <w:r w:rsidR="00BB12A9" w:rsidRPr="001C4E23">
        <w:rPr>
          <w:rFonts w:eastAsia="Times New Roman" w:cs="Calibri"/>
          <w:b/>
          <w:bCs/>
          <w:color w:val="000000"/>
        </w:rPr>
        <w:t>:</w:t>
      </w:r>
    </w:p>
    <w:p w14:paraId="19090BA7" w14:textId="77777777" w:rsidR="00C91104" w:rsidRDefault="00C91104" w:rsidP="00BB12A9">
      <w:pPr>
        <w:spacing w:after="0" w:line="240" w:lineRule="auto"/>
        <w:jc w:val="both"/>
        <w:rPr>
          <w:rFonts w:eastAsia="Times New Roman" w:cs="Calibri"/>
          <w:b/>
          <w:bCs/>
          <w:color w:val="000000"/>
        </w:rPr>
      </w:pPr>
    </w:p>
    <w:tbl>
      <w:tblPr>
        <w:tblStyle w:val="TableGrid"/>
        <w:tblW w:w="0" w:type="auto"/>
        <w:tblLook w:val="04A0" w:firstRow="1" w:lastRow="0" w:firstColumn="1" w:lastColumn="0" w:noHBand="0" w:noVBand="1"/>
      </w:tblPr>
      <w:tblGrid>
        <w:gridCol w:w="1795"/>
        <w:gridCol w:w="2790"/>
        <w:gridCol w:w="4765"/>
      </w:tblGrid>
      <w:tr w:rsidR="00615746" w:rsidRPr="00251367" w14:paraId="58A207CB" w14:textId="77777777" w:rsidTr="00093C83">
        <w:trPr>
          <w:tblHeader/>
        </w:trPr>
        <w:tc>
          <w:tcPr>
            <w:tcW w:w="1795" w:type="dxa"/>
          </w:tcPr>
          <w:p w14:paraId="0B10B5A0" w14:textId="77777777" w:rsidR="00615746" w:rsidRPr="00251367" w:rsidRDefault="00615746" w:rsidP="00BB12A9">
            <w:pPr>
              <w:spacing w:after="0" w:line="240" w:lineRule="auto"/>
              <w:jc w:val="both"/>
              <w:rPr>
                <w:rFonts w:asciiTheme="minorHAnsi" w:eastAsia="Times New Roman" w:hAnsiTheme="minorHAnsi" w:cstheme="minorHAnsi"/>
                <w:b/>
                <w:bCs/>
                <w:color w:val="000000"/>
              </w:rPr>
            </w:pPr>
            <w:r w:rsidRPr="00251367">
              <w:rPr>
                <w:rFonts w:asciiTheme="minorHAnsi" w:eastAsia="Times New Roman" w:hAnsiTheme="minorHAnsi" w:cstheme="minorHAnsi"/>
                <w:b/>
                <w:bCs/>
                <w:color w:val="000000"/>
              </w:rPr>
              <w:t>Responsibility</w:t>
            </w:r>
          </w:p>
        </w:tc>
        <w:tc>
          <w:tcPr>
            <w:tcW w:w="2790" w:type="dxa"/>
          </w:tcPr>
          <w:p w14:paraId="1B147832" w14:textId="77777777" w:rsidR="00615746" w:rsidRPr="00251367" w:rsidRDefault="00615746" w:rsidP="00BB12A9">
            <w:pPr>
              <w:spacing w:after="0" w:line="240" w:lineRule="auto"/>
              <w:jc w:val="both"/>
              <w:rPr>
                <w:rFonts w:asciiTheme="minorHAnsi" w:eastAsia="Times New Roman" w:hAnsiTheme="minorHAnsi" w:cstheme="minorHAnsi"/>
                <w:b/>
                <w:bCs/>
                <w:color w:val="000000"/>
              </w:rPr>
            </w:pPr>
            <w:r w:rsidRPr="00251367">
              <w:rPr>
                <w:rFonts w:asciiTheme="minorHAnsi" w:eastAsia="Times New Roman" w:hAnsiTheme="minorHAnsi" w:cstheme="minorHAnsi"/>
                <w:b/>
                <w:bCs/>
                <w:color w:val="000000"/>
              </w:rPr>
              <w:t>Action</w:t>
            </w:r>
          </w:p>
        </w:tc>
        <w:tc>
          <w:tcPr>
            <w:tcW w:w="4765" w:type="dxa"/>
          </w:tcPr>
          <w:p w14:paraId="7B53CB0F" w14:textId="77777777" w:rsidR="00615746" w:rsidRPr="00251367" w:rsidRDefault="00615746" w:rsidP="00BB12A9">
            <w:pPr>
              <w:spacing w:after="0" w:line="240" w:lineRule="auto"/>
              <w:jc w:val="both"/>
              <w:rPr>
                <w:rFonts w:asciiTheme="minorHAnsi" w:eastAsia="Times New Roman" w:hAnsiTheme="minorHAnsi" w:cstheme="minorHAnsi"/>
                <w:b/>
                <w:bCs/>
                <w:color w:val="000000"/>
              </w:rPr>
            </w:pPr>
            <w:r w:rsidRPr="00251367">
              <w:rPr>
                <w:rFonts w:asciiTheme="minorHAnsi" w:eastAsia="Times New Roman" w:hAnsiTheme="minorHAnsi" w:cstheme="minorHAnsi"/>
                <w:b/>
                <w:bCs/>
                <w:color w:val="000000"/>
              </w:rPr>
              <w:t>Description</w:t>
            </w:r>
          </w:p>
        </w:tc>
      </w:tr>
      <w:tr w:rsidR="00785FAA" w:rsidRPr="00251367" w14:paraId="66361390" w14:textId="77777777" w:rsidTr="0069030B">
        <w:tc>
          <w:tcPr>
            <w:tcW w:w="1795" w:type="dxa"/>
          </w:tcPr>
          <w:p w14:paraId="5B11CEA3" w14:textId="77777777" w:rsidR="00785FAA" w:rsidRPr="0069030B" w:rsidRDefault="00123A01" w:rsidP="00785FAA">
            <w:pPr>
              <w:pStyle w:val="Tablebody"/>
              <w:jc w:val="left"/>
              <w:rPr>
                <w:rFonts w:asciiTheme="minorHAnsi" w:hAnsiTheme="minorHAnsi" w:cstheme="minorHAnsi"/>
                <w:szCs w:val="22"/>
              </w:rPr>
            </w:pPr>
            <w:r>
              <w:rPr>
                <w:rFonts w:asciiTheme="minorHAnsi" w:hAnsiTheme="minorHAnsi" w:cstheme="minorHAnsi"/>
                <w:szCs w:val="22"/>
              </w:rPr>
              <w:t>SEPG</w:t>
            </w:r>
            <w:r w:rsidR="00785FAA">
              <w:rPr>
                <w:rFonts w:asciiTheme="minorHAnsi" w:hAnsiTheme="minorHAnsi" w:cstheme="minorHAnsi"/>
                <w:szCs w:val="22"/>
              </w:rPr>
              <w:t xml:space="preserve"> team</w:t>
            </w:r>
          </w:p>
        </w:tc>
        <w:tc>
          <w:tcPr>
            <w:tcW w:w="2790" w:type="dxa"/>
          </w:tcPr>
          <w:p w14:paraId="55311F87" w14:textId="77777777" w:rsidR="00785FAA" w:rsidRPr="00785FAA" w:rsidRDefault="00785FAA" w:rsidP="00381597">
            <w:pPr>
              <w:pStyle w:val="Tablebody"/>
              <w:rPr>
                <w:rFonts w:asciiTheme="minorHAnsi" w:hAnsiTheme="minorHAnsi" w:cstheme="minorHAnsi"/>
                <w:szCs w:val="22"/>
              </w:rPr>
            </w:pPr>
            <w:r w:rsidRPr="00785FAA">
              <w:rPr>
                <w:rFonts w:asciiTheme="minorHAnsi" w:hAnsiTheme="minorHAnsi" w:cstheme="minorHAnsi"/>
                <w:szCs w:val="22"/>
              </w:rPr>
              <w:t xml:space="preserve">Derive </w:t>
            </w:r>
            <w:r w:rsidR="00381597">
              <w:rPr>
                <w:rFonts w:asciiTheme="minorHAnsi" w:hAnsiTheme="minorHAnsi" w:cstheme="minorHAnsi"/>
                <w:szCs w:val="22"/>
              </w:rPr>
              <w:t>Business and Project Objectives</w:t>
            </w:r>
          </w:p>
        </w:tc>
        <w:tc>
          <w:tcPr>
            <w:tcW w:w="4765" w:type="dxa"/>
          </w:tcPr>
          <w:p w14:paraId="58934F7D" w14:textId="77777777" w:rsidR="00381597" w:rsidRDefault="00123A01" w:rsidP="003F304F">
            <w:pPr>
              <w:pStyle w:val="Tablebody"/>
              <w:rPr>
                <w:rFonts w:asciiTheme="minorHAnsi" w:hAnsiTheme="minorHAnsi" w:cstheme="minorHAnsi"/>
                <w:szCs w:val="22"/>
              </w:rPr>
            </w:pPr>
            <w:r>
              <w:rPr>
                <w:rFonts w:asciiTheme="minorHAnsi" w:hAnsiTheme="minorHAnsi" w:cstheme="minorHAnsi"/>
                <w:szCs w:val="22"/>
              </w:rPr>
              <w:t>SEPG</w:t>
            </w:r>
            <w:r w:rsidR="00381597">
              <w:rPr>
                <w:rFonts w:asciiTheme="minorHAnsi" w:hAnsiTheme="minorHAnsi" w:cstheme="minorHAnsi"/>
                <w:szCs w:val="22"/>
              </w:rPr>
              <w:t xml:space="preserve"> team along with senior management and project teams, define the </w:t>
            </w:r>
            <w:proofErr w:type="spellStart"/>
            <w:r w:rsidR="00381597">
              <w:rPr>
                <w:rFonts w:asciiTheme="minorHAnsi" w:hAnsiTheme="minorHAnsi" w:cstheme="minorHAnsi"/>
                <w:szCs w:val="22"/>
              </w:rPr>
              <w:t>organisational</w:t>
            </w:r>
            <w:proofErr w:type="spellEnd"/>
            <w:r w:rsidR="00381597">
              <w:rPr>
                <w:rFonts w:asciiTheme="minorHAnsi" w:hAnsiTheme="minorHAnsi" w:cstheme="minorHAnsi"/>
                <w:szCs w:val="22"/>
              </w:rPr>
              <w:t xml:space="preserve"> level business and project objectives.</w:t>
            </w:r>
          </w:p>
          <w:p w14:paraId="265D5943" w14:textId="77777777" w:rsidR="00E4491C" w:rsidRPr="00785FAA" w:rsidRDefault="00E4491C" w:rsidP="003F304F">
            <w:pPr>
              <w:pStyle w:val="Tablebody"/>
              <w:rPr>
                <w:rFonts w:asciiTheme="minorHAnsi" w:hAnsiTheme="minorHAnsi" w:cstheme="minorHAnsi"/>
                <w:szCs w:val="22"/>
              </w:rPr>
            </w:pPr>
            <w:r w:rsidRPr="00E4491C">
              <w:rPr>
                <w:rFonts w:asciiTheme="minorHAnsi" w:hAnsiTheme="minorHAnsi" w:cstheme="minorHAnsi"/>
                <w:szCs w:val="22"/>
              </w:rPr>
              <w:t xml:space="preserve">These objectives can be revised based on the performance or need of the </w:t>
            </w:r>
            <w:proofErr w:type="spellStart"/>
            <w:r w:rsidRPr="00E4491C">
              <w:rPr>
                <w:rFonts w:asciiTheme="minorHAnsi" w:hAnsiTheme="minorHAnsi" w:cstheme="minorHAnsi"/>
                <w:szCs w:val="22"/>
              </w:rPr>
              <w:t>organisation</w:t>
            </w:r>
            <w:proofErr w:type="spellEnd"/>
            <w:r w:rsidRPr="00E4491C">
              <w:rPr>
                <w:rFonts w:asciiTheme="minorHAnsi" w:hAnsiTheme="minorHAnsi" w:cstheme="minorHAnsi"/>
                <w:szCs w:val="22"/>
              </w:rPr>
              <w:t>.</w:t>
            </w:r>
          </w:p>
        </w:tc>
      </w:tr>
      <w:tr w:rsidR="00785FAA" w:rsidRPr="00251367" w14:paraId="70F42C2A" w14:textId="77777777" w:rsidTr="00E4491C">
        <w:tc>
          <w:tcPr>
            <w:tcW w:w="1795" w:type="dxa"/>
          </w:tcPr>
          <w:p w14:paraId="43996C4E" w14:textId="77777777" w:rsidR="00785FAA" w:rsidRPr="00785FAA" w:rsidRDefault="00123A01" w:rsidP="00785FAA">
            <w:pPr>
              <w:pStyle w:val="Tablebody"/>
              <w:jc w:val="left"/>
              <w:rPr>
                <w:rFonts w:asciiTheme="minorHAnsi" w:hAnsiTheme="minorHAnsi" w:cstheme="minorHAnsi"/>
                <w:szCs w:val="22"/>
              </w:rPr>
            </w:pPr>
            <w:r>
              <w:rPr>
                <w:rFonts w:asciiTheme="minorHAnsi" w:hAnsiTheme="minorHAnsi" w:cstheme="minorHAnsi"/>
                <w:szCs w:val="22"/>
              </w:rPr>
              <w:t>SEPG</w:t>
            </w:r>
            <w:r w:rsidR="00785FAA" w:rsidRPr="00F379C6">
              <w:rPr>
                <w:rFonts w:asciiTheme="minorHAnsi" w:hAnsiTheme="minorHAnsi" w:cstheme="minorHAnsi"/>
                <w:szCs w:val="22"/>
              </w:rPr>
              <w:t xml:space="preserve"> team</w:t>
            </w:r>
          </w:p>
        </w:tc>
        <w:tc>
          <w:tcPr>
            <w:tcW w:w="2790" w:type="dxa"/>
          </w:tcPr>
          <w:p w14:paraId="6FDCC2E0" w14:textId="77777777" w:rsidR="00785FAA" w:rsidRPr="00785FAA" w:rsidRDefault="00785FAA" w:rsidP="00E4491C">
            <w:pPr>
              <w:pStyle w:val="Tablebody"/>
              <w:jc w:val="left"/>
              <w:rPr>
                <w:rFonts w:asciiTheme="minorHAnsi" w:hAnsiTheme="minorHAnsi" w:cstheme="minorHAnsi"/>
                <w:szCs w:val="22"/>
              </w:rPr>
            </w:pPr>
            <w:r w:rsidRPr="00785FAA">
              <w:rPr>
                <w:rFonts w:asciiTheme="minorHAnsi" w:hAnsiTheme="minorHAnsi" w:cstheme="minorHAnsi"/>
                <w:szCs w:val="22"/>
              </w:rPr>
              <w:t xml:space="preserve">Define </w:t>
            </w:r>
            <w:r w:rsidR="00381597">
              <w:rPr>
                <w:rFonts w:asciiTheme="minorHAnsi" w:hAnsiTheme="minorHAnsi" w:cstheme="minorHAnsi"/>
                <w:szCs w:val="22"/>
              </w:rPr>
              <w:t>Measurement Framework</w:t>
            </w:r>
          </w:p>
        </w:tc>
        <w:tc>
          <w:tcPr>
            <w:tcW w:w="4765" w:type="dxa"/>
            <w:vAlign w:val="center"/>
          </w:tcPr>
          <w:p w14:paraId="032D03B7" w14:textId="77777777" w:rsidR="00785FAA" w:rsidRPr="00785FAA" w:rsidRDefault="00E4491C" w:rsidP="003F304F">
            <w:pPr>
              <w:pStyle w:val="Tablebody"/>
              <w:rPr>
                <w:rFonts w:asciiTheme="minorHAnsi" w:hAnsiTheme="minorHAnsi" w:cstheme="minorHAnsi"/>
                <w:szCs w:val="22"/>
              </w:rPr>
            </w:pPr>
            <w:r>
              <w:rPr>
                <w:rFonts w:asciiTheme="minorHAnsi" w:hAnsiTheme="minorHAnsi" w:cstheme="minorHAnsi"/>
                <w:szCs w:val="22"/>
              </w:rPr>
              <w:t xml:space="preserve">Based on the business and project objectives, </w:t>
            </w:r>
            <w:r w:rsidR="00123A01">
              <w:rPr>
                <w:rFonts w:asciiTheme="minorHAnsi" w:hAnsiTheme="minorHAnsi" w:cstheme="minorHAnsi"/>
                <w:szCs w:val="22"/>
              </w:rPr>
              <w:t>SEPG</w:t>
            </w:r>
            <w:r>
              <w:rPr>
                <w:rFonts w:asciiTheme="minorHAnsi" w:hAnsiTheme="minorHAnsi" w:cstheme="minorHAnsi"/>
                <w:szCs w:val="22"/>
              </w:rPr>
              <w:t xml:space="preserve"> team d</w:t>
            </w:r>
            <w:r w:rsidR="00785FAA" w:rsidRPr="00785FAA">
              <w:rPr>
                <w:rFonts w:asciiTheme="minorHAnsi" w:hAnsiTheme="minorHAnsi" w:cstheme="minorHAnsi"/>
                <w:szCs w:val="22"/>
              </w:rPr>
              <w:t>efine</w:t>
            </w:r>
            <w:r>
              <w:rPr>
                <w:rFonts w:asciiTheme="minorHAnsi" w:hAnsiTheme="minorHAnsi" w:cstheme="minorHAnsi"/>
                <w:szCs w:val="22"/>
              </w:rPr>
              <w:t>s</w:t>
            </w:r>
            <w:r w:rsidR="00785FAA" w:rsidRPr="00785FAA">
              <w:rPr>
                <w:rFonts w:asciiTheme="minorHAnsi" w:hAnsiTheme="minorHAnsi" w:cstheme="minorHAnsi"/>
                <w:szCs w:val="22"/>
              </w:rPr>
              <w:t xml:space="preserve"> the metrics for projects and teams(functions)</w:t>
            </w:r>
            <w:r>
              <w:rPr>
                <w:rFonts w:asciiTheme="minorHAnsi" w:hAnsiTheme="minorHAnsi" w:cstheme="minorHAnsi"/>
                <w:szCs w:val="22"/>
              </w:rPr>
              <w:t xml:space="preserve"> in measurement framework</w:t>
            </w:r>
          </w:p>
        </w:tc>
      </w:tr>
      <w:tr w:rsidR="00785FAA" w:rsidRPr="00251367" w14:paraId="159F9DC0" w14:textId="77777777" w:rsidTr="0069030B">
        <w:tc>
          <w:tcPr>
            <w:tcW w:w="1795" w:type="dxa"/>
          </w:tcPr>
          <w:p w14:paraId="624F394D" w14:textId="77777777" w:rsidR="00785FAA" w:rsidRPr="00A81F5D" w:rsidRDefault="00785FAA" w:rsidP="00785FAA">
            <w:pPr>
              <w:pStyle w:val="Tablebody"/>
              <w:jc w:val="left"/>
              <w:rPr>
                <w:rFonts w:asciiTheme="minorHAnsi" w:hAnsiTheme="minorHAnsi" w:cstheme="minorHAnsi"/>
                <w:szCs w:val="22"/>
              </w:rPr>
            </w:pPr>
            <w:r>
              <w:rPr>
                <w:rFonts w:asciiTheme="minorHAnsi" w:hAnsiTheme="minorHAnsi" w:cstheme="minorHAnsi"/>
                <w:szCs w:val="22"/>
              </w:rPr>
              <w:t>Project Manager</w:t>
            </w:r>
          </w:p>
        </w:tc>
        <w:tc>
          <w:tcPr>
            <w:tcW w:w="2790" w:type="dxa"/>
          </w:tcPr>
          <w:p w14:paraId="14561B10" w14:textId="77777777" w:rsidR="00785FAA" w:rsidRPr="00A81F5D" w:rsidRDefault="00096340" w:rsidP="00785FAA">
            <w:pPr>
              <w:pStyle w:val="Tablebody"/>
              <w:jc w:val="left"/>
              <w:rPr>
                <w:rFonts w:asciiTheme="minorHAnsi" w:hAnsiTheme="minorHAnsi" w:cstheme="minorHAnsi"/>
                <w:szCs w:val="22"/>
              </w:rPr>
            </w:pPr>
            <w:r>
              <w:rPr>
                <w:rFonts w:asciiTheme="minorHAnsi" w:hAnsiTheme="minorHAnsi" w:cstheme="minorHAnsi"/>
                <w:szCs w:val="22"/>
              </w:rPr>
              <w:t>Identify Metrics and Collect Data</w:t>
            </w:r>
          </w:p>
        </w:tc>
        <w:tc>
          <w:tcPr>
            <w:tcW w:w="4765" w:type="dxa"/>
          </w:tcPr>
          <w:p w14:paraId="4658F15B" w14:textId="77777777" w:rsidR="00785FAA" w:rsidRDefault="00096340" w:rsidP="003F304F">
            <w:pPr>
              <w:pStyle w:val="Tablebody"/>
              <w:rPr>
                <w:rFonts w:asciiTheme="minorHAnsi" w:hAnsiTheme="minorHAnsi" w:cstheme="minorHAnsi"/>
                <w:szCs w:val="22"/>
              </w:rPr>
            </w:pPr>
            <w:r>
              <w:rPr>
                <w:rFonts w:asciiTheme="minorHAnsi" w:hAnsiTheme="minorHAnsi" w:cstheme="minorHAnsi"/>
                <w:szCs w:val="22"/>
              </w:rPr>
              <w:t>Project manager identifies metrics and collects data at project level.</w:t>
            </w:r>
          </w:p>
          <w:p w14:paraId="5D3000E8" w14:textId="77777777" w:rsidR="00096340" w:rsidRPr="00096340" w:rsidRDefault="00096340" w:rsidP="003F304F">
            <w:pPr>
              <w:pStyle w:val="Tablebody"/>
              <w:rPr>
                <w:rFonts w:asciiTheme="minorHAnsi" w:hAnsiTheme="minorHAnsi" w:cstheme="minorHAnsi"/>
                <w:i/>
                <w:szCs w:val="22"/>
              </w:rPr>
            </w:pPr>
            <w:r w:rsidRPr="00096340">
              <w:rPr>
                <w:rFonts w:asciiTheme="minorHAnsi" w:hAnsiTheme="minorHAnsi" w:cstheme="minorHAnsi"/>
                <w:i/>
                <w:szCs w:val="22"/>
              </w:rPr>
              <w:t>Refer metrics procedure for details</w:t>
            </w:r>
            <w:r>
              <w:rPr>
                <w:rFonts w:asciiTheme="minorHAnsi" w:hAnsiTheme="minorHAnsi" w:cstheme="minorHAnsi"/>
                <w:i/>
                <w:szCs w:val="22"/>
              </w:rPr>
              <w:t>.</w:t>
            </w:r>
          </w:p>
        </w:tc>
      </w:tr>
      <w:tr w:rsidR="00785FAA" w:rsidRPr="00251367" w14:paraId="0852CD2D" w14:textId="77777777" w:rsidTr="0069030B">
        <w:tc>
          <w:tcPr>
            <w:tcW w:w="1795" w:type="dxa"/>
          </w:tcPr>
          <w:p w14:paraId="27737D95" w14:textId="77777777" w:rsidR="00785FAA" w:rsidRPr="0069030B" w:rsidRDefault="00123A01" w:rsidP="00785FAA">
            <w:pPr>
              <w:pStyle w:val="Tablebody"/>
              <w:jc w:val="left"/>
              <w:rPr>
                <w:rFonts w:asciiTheme="minorHAnsi" w:hAnsiTheme="minorHAnsi" w:cstheme="minorHAnsi"/>
                <w:szCs w:val="22"/>
              </w:rPr>
            </w:pPr>
            <w:r>
              <w:rPr>
                <w:rFonts w:asciiTheme="minorHAnsi" w:hAnsiTheme="minorHAnsi" w:cstheme="minorHAnsi"/>
                <w:szCs w:val="22"/>
              </w:rPr>
              <w:t>SEPG</w:t>
            </w:r>
            <w:r w:rsidR="00785FAA">
              <w:rPr>
                <w:rFonts w:asciiTheme="minorHAnsi" w:hAnsiTheme="minorHAnsi" w:cstheme="minorHAnsi"/>
                <w:szCs w:val="22"/>
              </w:rPr>
              <w:t xml:space="preserve"> team</w:t>
            </w:r>
          </w:p>
        </w:tc>
        <w:tc>
          <w:tcPr>
            <w:tcW w:w="2790" w:type="dxa"/>
          </w:tcPr>
          <w:p w14:paraId="14A584C3" w14:textId="77777777" w:rsidR="00785FAA" w:rsidRPr="00785FAA" w:rsidRDefault="00785FAA" w:rsidP="00D756F5">
            <w:pPr>
              <w:pStyle w:val="Tablebody"/>
              <w:rPr>
                <w:rFonts w:asciiTheme="minorHAnsi" w:hAnsiTheme="minorHAnsi" w:cstheme="minorHAnsi"/>
                <w:szCs w:val="22"/>
              </w:rPr>
            </w:pPr>
            <w:r w:rsidRPr="00785FAA">
              <w:rPr>
                <w:rFonts w:asciiTheme="minorHAnsi" w:hAnsiTheme="minorHAnsi" w:cstheme="minorHAnsi"/>
                <w:szCs w:val="22"/>
              </w:rPr>
              <w:t xml:space="preserve">Collect </w:t>
            </w:r>
            <w:r w:rsidR="00D756F5">
              <w:rPr>
                <w:rFonts w:asciiTheme="minorHAnsi" w:hAnsiTheme="minorHAnsi" w:cstheme="minorHAnsi"/>
                <w:szCs w:val="22"/>
              </w:rPr>
              <w:t>Metrics Data</w:t>
            </w:r>
          </w:p>
        </w:tc>
        <w:tc>
          <w:tcPr>
            <w:tcW w:w="4765" w:type="dxa"/>
          </w:tcPr>
          <w:p w14:paraId="2CE2F931" w14:textId="77777777" w:rsidR="00785FAA" w:rsidRDefault="00123A01" w:rsidP="003F304F">
            <w:pPr>
              <w:pStyle w:val="Tablebody"/>
              <w:rPr>
                <w:rFonts w:asciiTheme="minorHAnsi" w:hAnsiTheme="minorHAnsi" w:cstheme="minorHAnsi"/>
                <w:szCs w:val="22"/>
              </w:rPr>
            </w:pPr>
            <w:r>
              <w:rPr>
                <w:rFonts w:asciiTheme="minorHAnsi" w:hAnsiTheme="minorHAnsi" w:cstheme="minorHAnsi"/>
                <w:szCs w:val="22"/>
              </w:rPr>
              <w:t>SEPG</w:t>
            </w:r>
            <w:r w:rsidR="00D756F5">
              <w:rPr>
                <w:rFonts w:asciiTheme="minorHAnsi" w:hAnsiTheme="minorHAnsi" w:cstheme="minorHAnsi"/>
                <w:szCs w:val="22"/>
              </w:rPr>
              <w:t xml:space="preserve"> team c</w:t>
            </w:r>
            <w:r w:rsidR="00785FAA" w:rsidRPr="00785FAA">
              <w:rPr>
                <w:rFonts w:asciiTheme="minorHAnsi" w:hAnsiTheme="minorHAnsi" w:cstheme="minorHAnsi"/>
                <w:szCs w:val="22"/>
              </w:rPr>
              <w:t>ollect metrics data from all projects</w:t>
            </w:r>
            <w:r w:rsidR="00D756F5">
              <w:rPr>
                <w:rFonts w:asciiTheme="minorHAnsi" w:hAnsiTheme="minorHAnsi" w:cstheme="minorHAnsi"/>
                <w:szCs w:val="22"/>
              </w:rPr>
              <w:t xml:space="preserve"> every quarter, </w:t>
            </w:r>
            <w:r w:rsidR="00D756F5" w:rsidRPr="00D756F5">
              <w:rPr>
                <w:rFonts w:asciiTheme="minorHAnsi" w:hAnsiTheme="minorHAnsi" w:cstheme="minorHAnsi"/>
                <w:szCs w:val="22"/>
              </w:rPr>
              <w:t>for all the project which were closed during that period.</w:t>
            </w:r>
          </w:p>
          <w:p w14:paraId="1A7EAA2A" w14:textId="77777777" w:rsidR="00D756F5" w:rsidRPr="00785FAA" w:rsidRDefault="00123A01" w:rsidP="003F304F">
            <w:pPr>
              <w:pStyle w:val="Tablebody"/>
              <w:rPr>
                <w:rFonts w:asciiTheme="minorHAnsi" w:hAnsiTheme="minorHAnsi" w:cstheme="minorHAnsi"/>
                <w:szCs w:val="22"/>
              </w:rPr>
            </w:pPr>
            <w:r>
              <w:rPr>
                <w:rFonts w:asciiTheme="minorHAnsi" w:hAnsiTheme="minorHAnsi" w:cstheme="minorHAnsi"/>
                <w:szCs w:val="22"/>
              </w:rPr>
              <w:t>SEPG</w:t>
            </w:r>
            <w:r w:rsidR="00D756F5">
              <w:rPr>
                <w:rFonts w:asciiTheme="minorHAnsi" w:hAnsiTheme="minorHAnsi" w:cstheme="minorHAnsi"/>
                <w:szCs w:val="22"/>
              </w:rPr>
              <w:t xml:space="preserve"> team verifies </w:t>
            </w:r>
            <w:r w:rsidR="00D756F5" w:rsidRPr="00785FAA">
              <w:rPr>
                <w:rFonts w:asciiTheme="minorHAnsi" w:hAnsiTheme="minorHAnsi" w:cstheme="minorHAnsi"/>
                <w:szCs w:val="22"/>
              </w:rPr>
              <w:t>and validate</w:t>
            </w:r>
            <w:r w:rsidR="00D756F5">
              <w:rPr>
                <w:rFonts w:asciiTheme="minorHAnsi" w:hAnsiTheme="minorHAnsi" w:cstheme="minorHAnsi"/>
                <w:szCs w:val="22"/>
              </w:rPr>
              <w:t>s</w:t>
            </w:r>
            <w:r w:rsidR="00D756F5" w:rsidRPr="00785FAA">
              <w:rPr>
                <w:rFonts w:asciiTheme="minorHAnsi" w:hAnsiTheme="minorHAnsi" w:cstheme="minorHAnsi"/>
                <w:szCs w:val="22"/>
              </w:rPr>
              <w:t xml:space="preserve"> </w:t>
            </w:r>
            <w:r w:rsidR="00D756F5" w:rsidRPr="00D756F5">
              <w:rPr>
                <w:rFonts w:asciiTheme="minorHAnsi" w:hAnsiTheme="minorHAnsi" w:cstheme="minorHAnsi"/>
                <w:szCs w:val="22"/>
              </w:rPr>
              <w:t>metrics data is verified for completeness and correctness using the metrics review checklist.</w:t>
            </w:r>
          </w:p>
        </w:tc>
      </w:tr>
      <w:tr w:rsidR="00785FAA" w:rsidRPr="00251367" w14:paraId="193DD362" w14:textId="77777777" w:rsidTr="0069030B">
        <w:tc>
          <w:tcPr>
            <w:tcW w:w="1795" w:type="dxa"/>
          </w:tcPr>
          <w:p w14:paraId="6B95E880" w14:textId="77777777" w:rsidR="00785FAA" w:rsidRPr="00785FAA" w:rsidRDefault="00123A01" w:rsidP="00785FAA">
            <w:pPr>
              <w:pStyle w:val="Tablebody"/>
              <w:jc w:val="left"/>
              <w:rPr>
                <w:rFonts w:asciiTheme="minorHAnsi" w:hAnsiTheme="minorHAnsi" w:cstheme="minorHAnsi"/>
                <w:szCs w:val="22"/>
              </w:rPr>
            </w:pPr>
            <w:r>
              <w:rPr>
                <w:rFonts w:asciiTheme="minorHAnsi" w:hAnsiTheme="minorHAnsi" w:cstheme="minorHAnsi"/>
                <w:szCs w:val="22"/>
              </w:rPr>
              <w:lastRenderedPageBreak/>
              <w:t>SEPG</w:t>
            </w:r>
            <w:r w:rsidR="00785FAA" w:rsidRPr="00F24650">
              <w:rPr>
                <w:rFonts w:asciiTheme="minorHAnsi" w:hAnsiTheme="minorHAnsi" w:cstheme="minorHAnsi"/>
                <w:szCs w:val="22"/>
              </w:rPr>
              <w:t xml:space="preserve"> team</w:t>
            </w:r>
          </w:p>
        </w:tc>
        <w:tc>
          <w:tcPr>
            <w:tcW w:w="2790" w:type="dxa"/>
          </w:tcPr>
          <w:p w14:paraId="71055655" w14:textId="77777777" w:rsidR="00785FAA" w:rsidRPr="00785FAA" w:rsidRDefault="00785FAA" w:rsidP="00785FAA">
            <w:pPr>
              <w:pStyle w:val="Tablebody"/>
              <w:jc w:val="left"/>
              <w:rPr>
                <w:rFonts w:asciiTheme="minorHAnsi" w:hAnsiTheme="minorHAnsi" w:cstheme="minorHAnsi"/>
                <w:szCs w:val="22"/>
              </w:rPr>
            </w:pPr>
            <w:r w:rsidRPr="00785FAA">
              <w:rPr>
                <w:rFonts w:asciiTheme="minorHAnsi" w:hAnsiTheme="minorHAnsi" w:cstheme="minorHAnsi"/>
                <w:szCs w:val="22"/>
              </w:rPr>
              <w:t xml:space="preserve">Analyze </w:t>
            </w:r>
            <w:r w:rsidR="00381597" w:rsidRPr="00785FAA">
              <w:rPr>
                <w:rFonts w:asciiTheme="minorHAnsi" w:hAnsiTheme="minorHAnsi" w:cstheme="minorHAnsi"/>
                <w:szCs w:val="22"/>
              </w:rPr>
              <w:t>Metrics Data</w:t>
            </w:r>
          </w:p>
        </w:tc>
        <w:tc>
          <w:tcPr>
            <w:tcW w:w="4765" w:type="dxa"/>
          </w:tcPr>
          <w:p w14:paraId="74CDE101" w14:textId="77777777" w:rsidR="00785FAA" w:rsidRPr="00785FAA" w:rsidRDefault="00123A01" w:rsidP="003F304F">
            <w:pPr>
              <w:pStyle w:val="Tablebody"/>
              <w:rPr>
                <w:rFonts w:asciiTheme="minorHAnsi" w:hAnsiTheme="minorHAnsi" w:cstheme="minorHAnsi"/>
                <w:szCs w:val="22"/>
              </w:rPr>
            </w:pPr>
            <w:r>
              <w:rPr>
                <w:rFonts w:asciiTheme="minorHAnsi" w:hAnsiTheme="minorHAnsi" w:cstheme="minorHAnsi"/>
                <w:szCs w:val="22"/>
              </w:rPr>
              <w:t>SEPG</w:t>
            </w:r>
            <w:r w:rsidR="00D756F5">
              <w:rPr>
                <w:rFonts w:asciiTheme="minorHAnsi" w:hAnsiTheme="minorHAnsi" w:cstheme="minorHAnsi"/>
                <w:szCs w:val="22"/>
              </w:rPr>
              <w:t xml:space="preserve"> team a</w:t>
            </w:r>
            <w:r w:rsidR="00785FAA" w:rsidRPr="00785FAA">
              <w:rPr>
                <w:rFonts w:asciiTheme="minorHAnsi" w:hAnsiTheme="minorHAnsi" w:cstheme="minorHAnsi"/>
                <w:szCs w:val="22"/>
              </w:rPr>
              <w:t>nalyze metrics data</w:t>
            </w:r>
            <w:r w:rsidR="00D756F5">
              <w:rPr>
                <w:rFonts w:asciiTheme="minorHAnsi" w:hAnsiTheme="minorHAnsi" w:cstheme="minorHAnsi"/>
                <w:szCs w:val="22"/>
              </w:rPr>
              <w:t xml:space="preserve"> based on type and category of project (every quarter) and suggest c</w:t>
            </w:r>
            <w:r w:rsidR="00785FAA" w:rsidRPr="00785FAA">
              <w:rPr>
                <w:rFonts w:asciiTheme="minorHAnsi" w:hAnsiTheme="minorHAnsi" w:cstheme="minorHAnsi"/>
                <w:szCs w:val="22"/>
              </w:rPr>
              <w:t>orrective action</w:t>
            </w:r>
            <w:r w:rsidR="00D756F5">
              <w:rPr>
                <w:rFonts w:asciiTheme="minorHAnsi" w:hAnsiTheme="minorHAnsi" w:cstheme="minorHAnsi"/>
                <w:szCs w:val="22"/>
              </w:rPr>
              <w:t>s</w:t>
            </w:r>
            <w:r w:rsidR="00785FAA" w:rsidRPr="00785FAA">
              <w:rPr>
                <w:rFonts w:asciiTheme="minorHAnsi" w:hAnsiTheme="minorHAnsi" w:cstheme="minorHAnsi"/>
                <w:szCs w:val="22"/>
              </w:rPr>
              <w:t xml:space="preserve"> based on the analysis.</w:t>
            </w:r>
          </w:p>
        </w:tc>
      </w:tr>
      <w:tr w:rsidR="00785FAA" w:rsidRPr="00251367" w14:paraId="6CEEB80B" w14:textId="77777777" w:rsidTr="0069030B">
        <w:tc>
          <w:tcPr>
            <w:tcW w:w="1795" w:type="dxa"/>
          </w:tcPr>
          <w:p w14:paraId="73E31F5B" w14:textId="77777777" w:rsidR="00785FAA" w:rsidRPr="00785FAA" w:rsidRDefault="00123A01" w:rsidP="00785FAA">
            <w:pPr>
              <w:pStyle w:val="Tablebody"/>
              <w:jc w:val="left"/>
              <w:rPr>
                <w:rFonts w:asciiTheme="minorHAnsi" w:hAnsiTheme="minorHAnsi" w:cstheme="minorHAnsi"/>
                <w:szCs w:val="22"/>
              </w:rPr>
            </w:pPr>
            <w:r>
              <w:rPr>
                <w:rFonts w:asciiTheme="minorHAnsi" w:hAnsiTheme="minorHAnsi" w:cstheme="minorHAnsi"/>
                <w:szCs w:val="22"/>
              </w:rPr>
              <w:t>SEPG</w:t>
            </w:r>
            <w:r w:rsidR="00785FAA" w:rsidRPr="00F24650">
              <w:rPr>
                <w:rFonts w:asciiTheme="minorHAnsi" w:hAnsiTheme="minorHAnsi" w:cstheme="minorHAnsi"/>
                <w:szCs w:val="22"/>
              </w:rPr>
              <w:t xml:space="preserve"> team</w:t>
            </w:r>
          </w:p>
        </w:tc>
        <w:tc>
          <w:tcPr>
            <w:tcW w:w="2790" w:type="dxa"/>
          </w:tcPr>
          <w:p w14:paraId="6B36CE35" w14:textId="77777777" w:rsidR="00D756F5" w:rsidRPr="00785FAA" w:rsidRDefault="00785FAA" w:rsidP="00D756F5">
            <w:pPr>
              <w:pStyle w:val="Tablebody"/>
              <w:jc w:val="left"/>
              <w:rPr>
                <w:rFonts w:asciiTheme="minorHAnsi" w:hAnsiTheme="minorHAnsi" w:cstheme="minorHAnsi"/>
                <w:szCs w:val="22"/>
              </w:rPr>
            </w:pPr>
            <w:r w:rsidRPr="00785FAA">
              <w:rPr>
                <w:rFonts w:asciiTheme="minorHAnsi" w:hAnsiTheme="minorHAnsi" w:cstheme="minorHAnsi"/>
                <w:szCs w:val="22"/>
              </w:rPr>
              <w:t xml:space="preserve">Prepare </w:t>
            </w:r>
            <w:r w:rsidR="00D756F5">
              <w:rPr>
                <w:rFonts w:asciiTheme="minorHAnsi" w:hAnsiTheme="minorHAnsi" w:cstheme="minorHAnsi"/>
                <w:szCs w:val="22"/>
              </w:rPr>
              <w:t>Metrics Baseline Report</w:t>
            </w:r>
          </w:p>
          <w:p w14:paraId="3091B3AD" w14:textId="77777777" w:rsidR="00785FAA" w:rsidRPr="00785FAA" w:rsidRDefault="00785FAA" w:rsidP="00785FAA">
            <w:pPr>
              <w:pStyle w:val="Tablebody"/>
              <w:jc w:val="left"/>
              <w:rPr>
                <w:rFonts w:asciiTheme="minorHAnsi" w:hAnsiTheme="minorHAnsi" w:cstheme="minorHAnsi"/>
                <w:szCs w:val="22"/>
              </w:rPr>
            </w:pPr>
          </w:p>
        </w:tc>
        <w:tc>
          <w:tcPr>
            <w:tcW w:w="4765" w:type="dxa"/>
          </w:tcPr>
          <w:p w14:paraId="60A6C764" w14:textId="77777777" w:rsidR="000378F1" w:rsidRDefault="00123A01" w:rsidP="003F304F">
            <w:pPr>
              <w:pStyle w:val="Tablebody"/>
              <w:rPr>
                <w:rFonts w:asciiTheme="minorHAnsi" w:hAnsiTheme="minorHAnsi" w:cstheme="minorHAnsi"/>
                <w:szCs w:val="22"/>
              </w:rPr>
            </w:pPr>
            <w:r>
              <w:rPr>
                <w:rFonts w:asciiTheme="minorHAnsi" w:hAnsiTheme="minorHAnsi" w:cstheme="minorHAnsi"/>
                <w:szCs w:val="22"/>
              </w:rPr>
              <w:t>SEPG</w:t>
            </w:r>
            <w:r w:rsidR="00D756F5">
              <w:rPr>
                <w:rFonts w:asciiTheme="minorHAnsi" w:hAnsiTheme="minorHAnsi" w:cstheme="minorHAnsi"/>
                <w:szCs w:val="22"/>
              </w:rPr>
              <w:t xml:space="preserve"> team p</w:t>
            </w:r>
            <w:r w:rsidR="00785FAA" w:rsidRPr="00785FAA">
              <w:rPr>
                <w:rFonts w:asciiTheme="minorHAnsi" w:hAnsiTheme="minorHAnsi" w:cstheme="minorHAnsi"/>
                <w:szCs w:val="22"/>
              </w:rPr>
              <w:t>repare metrics baseline report on a periodical basis.</w:t>
            </w:r>
            <w:r w:rsidR="00D756F5">
              <w:rPr>
                <w:rFonts w:asciiTheme="minorHAnsi" w:hAnsiTheme="minorHAnsi" w:cstheme="minorHAnsi"/>
                <w:szCs w:val="22"/>
              </w:rPr>
              <w:t xml:space="preserve"> </w:t>
            </w:r>
          </w:p>
          <w:p w14:paraId="793C3578" w14:textId="77777777" w:rsidR="00D756F5" w:rsidRPr="00785FAA" w:rsidRDefault="00123A01" w:rsidP="003F304F">
            <w:pPr>
              <w:pStyle w:val="Tablebody"/>
              <w:rPr>
                <w:rFonts w:asciiTheme="minorHAnsi" w:hAnsiTheme="minorHAnsi" w:cstheme="minorHAnsi"/>
                <w:szCs w:val="22"/>
              </w:rPr>
            </w:pPr>
            <w:r>
              <w:rPr>
                <w:rFonts w:asciiTheme="minorHAnsi" w:hAnsiTheme="minorHAnsi" w:cstheme="minorHAnsi"/>
                <w:szCs w:val="22"/>
              </w:rPr>
              <w:t>SEPG</w:t>
            </w:r>
            <w:r w:rsidR="00D756F5">
              <w:rPr>
                <w:rFonts w:asciiTheme="minorHAnsi" w:hAnsiTheme="minorHAnsi" w:cstheme="minorHAnsi"/>
                <w:szCs w:val="22"/>
              </w:rPr>
              <w:t xml:space="preserve"> team i</w:t>
            </w:r>
            <w:r w:rsidR="00D756F5" w:rsidRPr="00785FAA">
              <w:rPr>
                <w:rFonts w:asciiTheme="minorHAnsi" w:hAnsiTheme="minorHAnsi" w:cstheme="minorHAnsi"/>
                <w:szCs w:val="22"/>
              </w:rPr>
              <w:t>dentify upper / lower specific</w:t>
            </w:r>
            <w:r w:rsidR="003F304F">
              <w:rPr>
                <w:rFonts w:asciiTheme="minorHAnsi" w:hAnsiTheme="minorHAnsi" w:cstheme="minorHAnsi"/>
                <w:szCs w:val="22"/>
              </w:rPr>
              <w:t>ation limits and goals for the m</w:t>
            </w:r>
            <w:r w:rsidR="00D756F5" w:rsidRPr="00785FAA">
              <w:rPr>
                <w:rFonts w:asciiTheme="minorHAnsi" w:hAnsiTheme="minorHAnsi" w:cstheme="minorHAnsi"/>
                <w:szCs w:val="22"/>
              </w:rPr>
              <w:t>etrics</w:t>
            </w:r>
            <w:r w:rsidR="003F304F">
              <w:rPr>
                <w:rFonts w:asciiTheme="minorHAnsi" w:hAnsiTheme="minorHAnsi" w:cstheme="minorHAnsi"/>
                <w:szCs w:val="22"/>
              </w:rPr>
              <w:t xml:space="preserve"> for different types and categories of project</w:t>
            </w:r>
            <w:r w:rsidR="00D756F5" w:rsidRPr="00785FAA">
              <w:rPr>
                <w:rFonts w:asciiTheme="minorHAnsi" w:hAnsiTheme="minorHAnsi" w:cstheme="minorHAnsi"/>
                <w:szCs w:val="22"/>
              </w:rPr>
              <w:t>.</w:t>
            </w:r>
          </w:p>
          <w:p w14:paraId="15DC3D40" w14:textId="77777777" w:rsidR="00785FAA" w:rsidRDefault="00785FAA" w:rsidP="003F304F">
            <w:pPr>
              <w:pStyle w:val="Tablebody"/>
              <w:rPr>
                <w:rFonts w:asciiTheme="minorHAnsi" w:hAnsiTheme="minorHAnsi" w:cstheme="minorHAnsi"/>
                <w:szCs w:val="22"/>
              </w:rPr>
            </w:pPr>
            <w:r w:rsidRPr="00785FAA">
              <w:rPr>
                <w:rFonts w:asciiTheme="minorHAnsi" w:hAnsiTheme="minorHAnsi" w:cstheme="minorHAnsi"/>
                <w:szCs w:val="22"/>
              </w:rPr>
              <w:t>Note: USL / LSL shall be suggested for the applicable metrics based on historical data from previous baseline reports and management directives.</w:t>
            </w:r>
          </w:p>
          <w:p w14:paraId="3D266F15" w14:textId="77777777" w:rsidR="003F304F" w:rsidRDefault="00123A01" w:rsidP="003F304F">
            <w:pPr>
              <w:pStyle w:val="Tablebody"/>
              <w:rPr>
                <w:rFonts w:asciiTheme="minorHAnsi" w:hAnsiTheme="minorHAnsi" w:cstheme="minorHAnsi"/>
                <w:szCs w:val="22"/>
              </w:rPr>
            </w:pPr>
            <w:r>
              <w:rPr>
                <w:rFonts w:asciiTheme="minorHAnsi" w:hAnsiTheme="minorHAnsi" w:cstheme="minorHAnsi"/>
                <w:szCs w:val="22"/>
              </w:rPr>
              <w:t>SEPG</w:t>
            </w:r>
            <w:r w:rsidR="003F304F">
              <w:rPr>
                <w:rFonts w:asciiTheme="minorHAnsi" w:hAnsiTheme="minorHAnsi" w:cstheme="minorHAnsi"/>
                <w:szCs w:val="22"/>
              </w:rPr>
              <w:t xml:space="preserve"> head reviews and approves the metrics baseline report.</w:t>
            </w:r>
          </w:p>
          <w:p w14:paraId="06804044" w14:textId="77777777" w:rsidR="003F304F" w:rsidRPr="00785FAA" w:rsidRDefault="003F304F" w:rsidP="003F304F">
            <w:pPr>
              <w:pStyle w:val="Tablebody"/>
              <w:rPr>
                <w:rFonts w:asciiTheme="minorHAnsi" w:hAnsiTheme="minorHAnsi" w:cstheme="minorHAnsi"/>
                <w:szCs w:val="22"/>
              </w:rPr>
            </w:pPr>
            <w:r w:rsidRPr="00785FAA">
              <w:rPr>
                <w:rFonts w:asciiTheme="minorHAnsi" w:hAnsiTheme="minorHAnsi" w:cstheme="minorHAnsi"/>
                <w:szCs w:val="22"/>
              </w:rPr>
              <w:t>This review shall include the following:</w:t>
            </w:r>
          </w:p>
          <w:p w14:paraId="012E16B2" w14:textId="77777777" w:rsidR="003F304F" w:rsidRPr="00785FAA" w:rsidRDefault="003F304F" w:rsidP="003D5760">
            <w:pPr>
              <w:pStyle w:val="Tablebody"/>
              <w:numPr>
                <w:ilvl w:val="0"/>
                <w:numId w:val="10"/>
              </w:numPr>
              <w:rPr>
                <w:rFonts w:asciiTheme="minorHAnsi" w:hAnsiTheme="minorHAnsi" w:cstheme="minorHAnsi"/>
                <w:szCs w:val="22"/>
              </w:rPr>
            </w:pPr>
            <w:r w:rsidRPr="00785FAA">
              <w:rPr>
                <w:rFonts w:asciiTheme="minorHAnsi" w:hAnsiTheme="minorHAnsi" w:cstheme="minorHAnsi"/>
                <w:szCs w:val="22"/>
              </w:rPr>
              <w:t>Review of metrics objectives</w:t>
            </w:r>
          </w:p>
          <w:p w14:paraId="602961A9" w14:textId="77777777" w:rsidR="003F304F" w:rsidRPr="00785FAA" w:rsidRDefault="003F304F" w:rsidP="003D5760">
            <w:pPr>
              <w:pStyle w:val="Tablebody"/>
              <w:numPr>
                <w:ilvl w:val="0"/>
                <w:numId w:val="10"/>
              </w:numPr>
              <w:rPr>
                <w:rFonts w:asciiTheme="minorHAnsi" w:hAnsiTheme="minorHAnsi" w:cstheme="minorHAnsi"/>
                <w:szCs w:val="22"/>
              </w:rPr>
            </w:pPr>
            <w:r w:rsidRPr="00785FAA">
              <w:rPr>
                <w:rFonts w:asciiTheme="minorHAnsi" w:hAnsiTheme="minorHAnsi" w:cstheme="minorHAnsi"/>
                <w:szCs w:val="22"/>
              </w:rPr>
              <w:t xml:space="preserve">Setting the goals and specification limits for each of the applicable metrics </w:t>
            </w:r>
          </w:p>
          <w:p w14:paraId="2E9476AD" w14:textId="77777777" w:rsidR="003F304F" w:rsidRPr="00785FAA" w:rsidRDefault="003F304F" w:rsidP="003D5760">
            <w:pPr>
              <w:pStyle w:val="Tablebody"/>
              <w:numPr>
                <w:ilvl w:val="0"/>
                <w:numId w:val="10"/>
              </w:numPr>
              <w:rPr>
                <w:rFonts w:asciiTheme="minorHAnsi" w:hAnsiTheme="minorHAnsi" w:cstheme="minorHAnsi"/>
                <w:szCs w:val="22"/>
              </w:rPr>
            </w:pPr>
            <w:r w:rsidRPr="00785FAA">
              <w:rPr>
                <w:rFonts w:asciiTheme="minorHAnsi" w:hAnsiTheme="minorHAnsi" w:cstheme="minorHAnsi"/>
                <w:szCs w:val="22"/>
              </w:rPr>
              <w:t>Review and approval of identified corrective action.</w:t>
            </w:r>
          </w:p>
          <w:p w14:paraId="10998778" w14:textId="77777777" w:rsidR="003F304F" w:rsidRPr="00785FAA" w:rsidRDefault="00123A01" w:rsidP="003F304F">
            <w:pPr>
              <w:pStyle w:val="Tablebody"/>
              <w:rPr>
                <w:rFonts w:asciiTheme="minorHAnsi" w:hAnsiTheme="minorHAnsi" w:cstheme="minorHAnsi"/>
                <w:szCs w:val="22"/>
              </w:rPr>
            </w:pPr>
            <w:r>
              <w:rPr>
                <w:rFonts w:asciiTheme="minorHAnsi" w:hAnsiTheme="minorHAnsi" w:cstheme="minorHAnsi"/>
                <w:szCs w:val="22"/>
              </w:rPr>
              <w:t>SEPG</w:t>
            </w:r>
            <w:r w:rsidR="003F304F">
              <w:rPr>
                <w:rFonts w:asciiTheme="minorHAnsi" w:hAnsiTheme="minorHAnsi" w:cstheme="minorHAnsi"/>
                <w:szCs w:val="22"/>
              </w:rPr>
              <w:t xml:space="preserve"> team </w:t>
            </w:r>
            <w:r w:rsidR="003F304F" w:rsidRPr="00785FAA">
              <w:rPr>
                <w:rFonts w:asciiTheme="minorHAnsi" w:hAnsiTheme="minorHAnsi" w:cstheme="minorHAnsi"/>
                <w:szCs w:val="22"/>
              </w:rPr>
              <w:t>Release the baseline report for project’s use</w:t>
            </w:r>
          </w:p>
        </w:tc>
      </w:tr>
    </w:tbl>
    <w:p w14:paraId="1D1779B5" w14:textId="77777777" w:rsidR="00615746" w:rsidRPr="001C4E23" w:rsidRDefault="00615746" w:rsidP="00BB12A9">
      <w:pPr>
        <w:spacing w:after="0" w:line="240" w:lineRule="auto"/>
        <w:jc w:val="both"/>
        <w:rPr>
          <w:rFonts w:eastAsia="Times New Roman" w:cs="Calibri"/>
          <w:b/>
          <w:bCs/>
          <w:color w:val="000000"/>
        </w:rPr>
      </w:pPr>
    </w:p>
    <w:p w14:paraId="28A4C409" w14:textId="77777777" w:rsidR="00BB12A9" w:rsidRPr="001C4E23" w:rsidRDefault="00BB12A9" w:rsidP="00273A2D">
      <w:pPr>
        <w:spacing w:after="160" w:line="259" w:lineRule="auto"/>
        <w:rPr>
          <w:rFonts w:cs="Calibri"/>
          <w:color w:val="000000"/>
        </w:rPr>
      </w:pPr>
      <w:r w:rsidRPr="001C4E23">
        <w:rPr>
          <w:rFonts w:cs="Calibri"/>
          <w:b/>
          <w:bCs/>
          <w:color w:val="000000"/>
          <w:u w:val="single"/>
        </w:rPr>
        <w:t>Exit Criteria</w:t>
      </w:r>
      <w:r w:rsidRPr="001C4E23">
        <w:rPr>
          <w:rFonts w:cs="Calibri"/>
          <w:b/>
          <w:bCs/>
          <w:color w:val="000000"/>
        </w:rPr>
        <w:t>:</w:t>
      </w:r>
      <w:r w:rsidRPr="001C4E23">
        <w:rPr>
          <w:rFonts w:cs="Calibri"/>
          <w:color w:val="000000"/>
        </w:rPr>
        <w:t> </w:t>
      </w:r>
    </w:p>
    <w:p w14:paraId="54015859" w14:textId="77777777" w:rsidR="00381597" w:rsidRPr="00381597" w:rsidRDefault="00381597" w:rsidP="003D5760">
      <w:pPr>
        <w:pStyle w:val="Body"/>
        <w:numPr>
          <w:ilvl w:val="0"/>
          <w:numId w:val="3"/>
        </w:numPr>
        <w:spacing w:after="0"/>
        <w:rPr>
          <w:rFonts w:ascii="Calibri" w:eastAsia="Times New Roman" w:hAnsi="Calibri" w:cs="Calibri"/>
          <w:color w:val="222222"/>
          <w:sz w:val="22"/>
          <w:szCs w:val="22"/>
        </w:rPr>
      </w:pPr>
      <w:r w:rsidRPr="00381597">
        <w:rPr>
          <w:rFonts w:ascii="Calibri" w:eastAsia="Times New Roman" w:hAnsi="Calibri" w:cs="Calibri"/>
          <w:color w:val="222222"/>
          <w:sz w:val="22"/>
          <w:szCs w:val="22"/>
        </w:rPr>
        <w:t>Release of Metrics Baseline report</w:t>
      </w:r>
    </w:p>
    <w:p w14:paraId="52A72852" w14:textId="77777777" w:rsidR="007B749F" w:rsidRPr="007B749F" w:rsidRDefault="007B749F" w:rsidP="003D5760">
      <w:pPr>
        <w:pStyle w:val="Body"/>
        <w:numPr>
          <w:ilvl w:val="0"/>
          <w:numId w:val="3"/>
        </w:numPr>
        <w:spacing w:after="0"/>
        <w:rPr>
          <w:rFonts w:ascii="Calibri" w:eastAsia="Times New Roman" w:hAnsi="Calibri" w:cs="Calibri"/>
          <w:color w:val="222222"/>
          <w:sz w:val="22"/>
          <w:szCs w:val="22"/>
        </w:rPr>
      </w:pPr>
      <w:r w:rsidRPr="007B749F">
        <w:rPr>
          <w:rFonts w:ascii="Calibri" w:eastAsia="Times New Roman" w:hAnsi="Calibri" w:cs="Calibri"/>
          <w:color w:val="222222"/>
          <w:sz w:val="22"/>
          <w:szCs w:val="22"/>
        </w:rPr>
        <w:t>Project data collected and updated in metrics repository</w:t>
      </w:r>
    </w:p>
    <w:p w14:paraId="71C2B165" w14:textId="77777777" w:rsidR="00A72C10" w:rsidRDefault="00A72C10">
      <w:pPr>
        <w:spacing w:after="160" w:line="259" w:lineRule="auto"/>
        <w:rPr>
          <w:rFonts w:cs="Calibri"/>
          <w:color w:val="222222"/>
        </w:rPr>
      </w:pPr>
    </w:p>
    <w:p w14:paraId="551C6733" w14:textId="77777777" w:rsidR="00A72C10" w:rsidRPr="001C4E23" w:rsidRDefault="00A72C10" w:rsidP="00A72C10">
      <w:pPr>
        <w:pStyle w:val="ListParagraph"/>
        <w:autoSpaceDE w:val="0"/>
        <w:autoSpaceDN w:val="0"/>
        <w:ind w:left="0"/>
        <w:rPr>
          <w:rFonts w:ascii="Calibri" w:hAnsi="Calibri" w:cs="Calibri"/>
          <w:color w:val="000000"/>
          <w:sz w:val="22"/>
          <w:szCs w:val="22"/>
        </w:rPr>
      </w:pPr>
      <w:r>
        <w:rPr>
          <w:rFonts w:ascii="Calibri" w:hAnsi="Calibri" w:cs="Calibri"/>
          <w:b/>
          <w:bCs/>
          <w:color w:val="000000"/>
          <w:sz w:val="22"/>
          <w:szCs w:val="22"/>
          <w:u w:val="single"/>
        </w:rPr>
        <w:t>Verification and Validation</w:t>
      </w:r>
      <w:r w:rsidRPr="001C4E23">
        <w:rPr>
          <w:rFonts w:ascii="Calibri" w:hAnsi="Calibri" w:cs="Calibri"/>
          <w:b/>
          <w:bCs/>
          <w:color w:val="000000"/>
          <w:sz w:val="22"/>
          <w:szCs w:val="22"/>
        </w:rPr>
        <w:t>:</w:t>
      </w:r>
      <w:r w:rsidRPr="001C4E23">
        <w:rPr>
          <w:rFonts w:ascii="Calibri" w:hAnsi="Calibri" w:cs="Calibri"/>
          <w:color w:val="000000"/>
          <w:sz w:val="22"/>
          <w:szCs w:val="22"/>
        </w:rPr>
        <w:t> </w:t>
      </w:r>
    </w:p>
    <w:p w14:paraId="3DB004F1" w14:textId="77777777" w:rsidR="00381597" w:rsidRPr="00381597" w:rsidRDefault="00381597" w:rsidP="003D5760">
      <w:pPr>
        <w:pStyle w:val="Tablebody"/>
        <w:numPr>
          <w:ilvl w:val="0"/>
          <w:numId w:val="5"/>
        </w:numPr>
        <w:rPr>
          <w:rFonts w:ascii="Calibri" w:hAnsi="Calibri" w:cs="Calibri"/>
          <w:iCs w:val="0"/>
          <w:color w:val="222222"/>
          <w:szCs w:val="22"/>
        </w:rPr>
      </w:pPr>
      <w:r w:rsidRPr="00381597">
        <w:rPr>
          <w:rFonts w:ascii="Calibri" w:hAnsi="Calibri" w:cs="Calibri"/>
          <w:iCs w:val="0"/>
          <w:color w:val="222222"/>
          <w:szCs w:val="22"/>
        </w:rPr>
        <w:t xml:space="preserve">Review of MEC plan and baseline report by </w:t>
      </w:r>
      <w:r w:rsidR="00123A01">
        <w:rPr>
          <w:rFonts w:asciiTheme="minorHAnsi" w:hAnsiTheme="minorHAnsi" w:cstheme="minorHAnsi"/>
          <w:szCs w:val="22"/>
        </w:rPr>
        <w:t>SEPG</w:t>
      </w:r>
    </w:p>
    <w:p w14:paraId="24BA5D3B" w14:textId="77777777" w:rsidR="00A72C10" w:rsidRDefault="00A72C10">
      <w:pPr>
        <w:spacing w:after="160" w:line="259" w:lineRule="auto"/>
        <w:rPr>
          <w:rFonts w:cs="Calibri"/>
          <w:color w:val="222222"/>
        </w:rPr>
      </w:pPr>
    </w:p>
    <w:p w14:paraId="1C976572" w14:textId="77777777" w:rsidR="00A72C10" w:rsidRPr="001C4E23" w:rsidRDefault="00A72C10" w:rsidP="00A72C10">
      <w:pPr>
        <w:pStyle w:val="ListParagraph"/>
        <w:autoSpaceDE w:val="0"/>
        <w:autoSpaceDN w:val="0"/>
        <w:ind w:left="0"/>
        <w:rPr>
          <w:rFonts w:ascii="Calibri" w:hAnsi="Calibri" w:cs="Calibri"/>
          <w:color w:val="000000"/>
          <w:sz w:val="22"/>
          <w:szCs w:val="22"/>
        </w:rPr>
      </w:pPr>
      <w:r>
        <w:rPr>
          <w:rFonts w:ascii="Calibri" w:hAnsi="Calibri" w:cs="Calibri"/>
          <w:b/>
          <w:bCs/>
          <w:color w:val="000000"/>
          <w:sz w:val="22"/>
          <w:szCs w:val="22"/>
          <w:u w:val="single"/>
        </w:rPr>
        <w:t>Measurements</w:t>
      </w:r>
      <w:r w:rsidRPr="001C4E23">
        <w:rPr>
          <w:rFonts w:ascii="Calibri" w:hAnsi="Calibri" w:cs="Calibri"/>
          <w:b/>
          <w:bCs/>
          <w:color w:val="000000"/>
          <w:sz w:val="22"/>
          <w:szCs w:val="22"/>
        </w:rPr>
        <w:t>:</w:t>
      </w:r>
      <w:r w:rsidRPr="001C4E23">
        <w:rPr>
          <w:rFonts w:ascii="Calibri" w:hAnsi="Calibri" w:cs="Calibri"/>
          <w:color w:val="000000"/>
          <w:sz w:val="22"/>
          <w:szCs w:val="22"/>
        </w:rPr>
        <w:t> </w:t>
      </w:r>
    </w:p>
    <w:p w14:paraId="771B850D" w14:textId="77777777" w:rsidR="00A72C10" w:rsidRPr="001C4E23" w:rsidRDefault="00A72C10" w:rsidP="00A72C10">
      <w:pPr>
        <w:pStyle w:val="ListParagraph"/>
        <w:autoSpaceDE w:val="0"/>
        <w:autoSpaceDN w:val="0"/>
        <w:ind w:left="0"/>
        <w:rPr>
          <w:rFonts w:ascii="Calibri" w:hAnsi="Calibri" w:cs="Calibri"/>
          <w:color w:val="000000"/>
          <w:sz w:val="22"/>
          <w:szCs w:val="22"/>
        </w:rPr>
      </w:pPr>
    </w:p>
    <w:p w14:paraId="75CC3E3A" w14:textId="77777777" w:rsidR="00BB1CE9" w:rsidRDefault="00BB1CE9" w:rsidP="003D5760">
      <w:pPr>
        <w:pStyle w:val="ListParagraph"/>
        <w:numPr>
          <w:ilvl w:val="0"/>
          <w:numId w:val="6"/>
        </w:numPr>
        <w:autoSpaceDE w:val="0"/>
        <w:autoSpaceDN w:val="0"/>
        <w:jc w:val="both"/>
        <w:rPr>
          <w:rFonts w:ascii="Calibri" w:hAnsi="Calibri" w:cs="Calibri"/>
          <w:color w:val="222222"/>
          <w:sz w:val="22"/>
          <w:szCs w:val="22"/>
        </w:rPr>
      </w:pPr>
      <w:r w:rsidRPr="00BB1CE9">
        <w:rPr>
          <w:rFonts w:ascii="Calibri" w:hAnsi="Calibri" w:cs="Calibri"/>
          <w:color w:val="222222"/>
          <w:sz w:val="22"/>
          <w:szCs w:val="22"/>
        </w:rPr>
        <w:t>Effort spent on metrics data collection and analysis activities</w:t>
      </w:r>
    </w:p>
    <w:p w14:paraId="377C36AD" w14:textId="77777777" w:rsidR="0074372C" w:rsidRDefault="0074372C">
      <w:pPr>
        <w:spacing w:after="160" w:line="259" w:lineRule="auto"/>
        <w:rPr>
          <w:rFonts w:eastAsia="Times New Roman" w:cs="Calibri"/>
          <w:color w:val="222222"/>
        </w:rPr>
      </w:pPr>
      <w:r>
        <w:rPr>
          <w:rFonts w:cs="Calibri"/>
          <w:color w:val="222222"/>
        </w:rPr>
        <w:br w:type="page"/>
      </w:r>
    </w:p>
    <w:p w14:paraId="334A4B36" w14:textId="77777777" w:rsidR="0074372C" w:rsidRDefault="0074372C" w:rsidP="0074372C">
      <w:pPr>
        <w:pStyle w:val="ListParagraph"/>
        <w:autoSpaceDE w:val="0"/>
        <w:autoSpaceDN w:val="0"/>
        <w:jc w:val="right"/>
        <w:rPr>
          <w:rFonts w:ascii="Calibri" w:hAnsi="Calibri" w:cs="Calibri"/>
          <w:b/>
          <w:color w:val="222222"/>
          <w:sz w:val="22"/>
          <w:szCs w:val="22"/>
          <w:u w:val="single"/>
        </w:rPr>
      </w:pPr>
    </w:p>
    <w:p w14:paraId="44343195" w14:textId="77777777" w:rsidR="0074372C" w:rsidRDefault="0074372C" w:rsidP="0074372C">
      <w:pPr>
        <w:pStyle w:val="ListParagraph"/>
        <w:autoSpaceDE w:val="0"/>
        <w:autoSpaceDN w:val="0"/>
        <w:jc w:val="right"/>
        <w:rPr>
          <w:rFonts w:ascii="Calibri" w:hAnsi="Calibri" w:cs="Calibri"/>
          <w:b/>
          <w:color w:val="222222"/>
          <w:sz w:val="22"/>
          <w:szCs w:val="22"/>
          <w:u w:val="single"/>
        </w:rPr>
      </w:pPr>
      <w:r w:rsidRPr="0074372C">
        <w:rPr>
          <w:rFonts w:ascii="Calibri" w:hAnsi="Calibri" w:cs="Calibri"/>
          <w:b/>
          <w:color w:val="222222"/>
          <w:sz w:val="22"/>
          <w:szCs w:val="22"/>
          <w:u w:val="single"/>
        </w:rPr>
        <w:t>Guideline</w:t>
      </w:r>
    </w:p>
    <w:p w14:paraId="215EE83D" w14:textId="77777777" w:rsidR="0074372C" w:rsidRDefault="0074372C" w:rsidP="0074372C">
      <w:pPr>
        <w:pStyle w:val="ListParagraph"/>
        <w:autoSpaceDE w:val="0"/>
        <w:autoSpaceDN w:val="0"/>
        <w:jc w:val="right"/>
        <w:rPr>
          <w:rFonts w:ascii="Calibri" w:hAnsi="Calibri" w:cs="Calibri"/>
          <w:b/>
          <w:color w:val="222222"/>
          <w:sz w:val="22"/>
          <w:szCs w:val="22"/>
          <w:u w:val="single"/>
        </w:rPr>
      </w:pPr>
    </w:p>
    <w:p w14:paraId="51002E19" w14:textId="77777777" w:rsidR="00DB32EB" w:rsidRPr="00DB32EB" w:rsidRDefault="00DB32EB" w:rsidP="00DB32EB">
      <w:pPr>
        <w:pStyle w:val="Default"/>
        <w:jc w:val="both"/>
        <w:rPr>
          <w:rFonts w:asciiTheme="minorHAnsi" w:hAnsiTheme="minorHAnsi" w:cstheme="minorHAnsi"/>
          <w:color w:val="auto"/>
          <w:sz w:val="22"/>
          <w:szCs w:val="22"/>
        </w:rPr>
      </w:pPr>
    </w:p>
    <w:p w14:paraId="0EF548EE" w14:textId="77777777" w:rsidR="00DB32EB" w:rsidRDefault="00DB32EB" w:rsidP="003D5760">
      <w:pPr>
        <w:pStyle w:val="Heading1"/>
        <w:keepLines w:val="0"/>
        <w:numPr>
          <w:ilvl w:val="0"/>
          <w:numId w:val="17"/>
        </w:numPr>
        <w:spacing w:before="0" w:line="240" w:lineRule="auto"/>
        <w:jc w:val="both"/>
        <w:rPr>
          <w:rFonts w:asciiTheme="minorHAnsi" w:hAnsiTheme="minorHAnsi" w:cstheme="minorHAnsi"/>
          <w:color w:val="auto"/>
          <w:sz w:val="22"/>
          <w:szCs w:val="22"/>
        </w:rPr>
      </w:pPr>
      <w:bookmarkStart w:id="8" w:name="_Toc395007044"/>
      <w:r w:rsidRPr="00DB32EB">
        <w:rPr>
          <w:rFonts w:asciiTheme="minorHAnsi" w:hAnsiTheme="minorHAnsi" w:cstheme="minorHAnsi"/>
          <w:b/>
          <w:color w:val="auto"/>
          <w:sz w:val="22"/>
          <w:szCs w:val="22"/>
          <w:u w:val="single"/>
        </w:rPr>
        <w:t>Business and Project Objectives</w:t>
      </w:r>
      <w:r w:rsidRPr="00DB32EB">
        <w:rPr>
          <w:rFonts w:asciiTheme="minorHAnsi" w:hAnsiTheme="minorHAnsi" w:cstheme="minorHAnsi"/>
          <w:b/>
          <w:color w:val="auto"/>
          <w:sz w:val="22"/>
          <w:szCs w:val="22"/>
        </w:rPr>
        <w:t>.</w:t>
      </w:r>
      <w:r w:rsidRPr="00DB32EB">
        <w:rPr>
          <w:rFonts w:asciiTheme="minorHAnsi" w:hAnsiTheme="minorHAnsi" w:cstheme="minorHAnsi"/>
          <w:color w:val="auto"/>
          <w:sz w:val="22"/>
          <w:szCs w:val="22"/>
        </w:rPr>
        <w:t xml:space="preserve"> The achievement of vision and mission is based on the fulfillment of Quality Objectives through Performance Objectives. These objectives set the direction for which measurement and analysis are done and specify the kinds of actions that can be taken based on results of data analyses. These objectives can be revised based on the performance or need of the </w:t>
      </w:r>
      <w:proofErr w:type="spellStart"/>
      <w:r w:rsidRPr="00DB32EB">
        <w:rPr>
          <w:rFonts w:asciiTheme="minorHAnsi" w:hAnsiTheme="minorHAnsi" w:cstheme="minorHAnsi"/>
          <w:color w:val="auto"/>
          <w:sz w:val="22"/>
          <w:szCs w:val="22"/>
        </w:rPr>
        <w:t>organisation</w:t>
      </w:r>
      <w:proofErr w:type="spellEnd"/>
      <w:r w:rsidRPr="00DB32EB">
        <w:rPr>
          <w:rFonts w:asciiTheme="minorHAnsi" w:hAnsiTheme="minorHAnsi" w:cstheme="minorHAnsi"/>
          <w:color w:val="auto"/>
          <w:sz w:val="22"/>
          <w:szCs w:val="22"/>
        </w:rPr>
        <w:t>.</w:t>
      </w:r>
      <w:bookmarkEnd w:id="8"/>
    </w:p>
    <w:tbl>
      <w:tblPr>
        <w:tblStyle w:val="GridTable4-Accent11"/>
        <w:tblpPr w:leftFromText="180" w:rightFromText="180" w:vertAnchor="text" w:horzAnchor="margin" w:tblpXSpec="center" w:tblpY="403"/>
        <w:tblW w:w="7682" w:type="dxa"/>
        <w:tblLook w:val="04A0" w:firstRow="1" w:lastRow="0" w:firstColumn="1" w:lastColumn="0" w:noHBand="0" w:noVBand="1"/>
      </w:tblPr>
      <w:tblGrid>
        <w:gridCol w:w="4143"/>
        <w:gridCol w:w="3539"/>
      </w:tblGrid>
      <w:tr w:rsidR="001731FD" w:rsidRPr="0015320E" w14:paraId="5B4B1610" w14:textId="77777777" w:rsidTr="00DB32EB">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vAlign w:val="center"/>
          </w:tcPr>
          <w:p w14:paraId="72FB8FC0" w14:textId="77777777" w:rsidR="00DB32EB" w:rsidRPr="00DB32EB" w:rsidRDefault="00DB32EB" w:rsidP="00DB32EB">
            <w:pPr>
              <w:pStyle w:val="Tablebody"/>
              <w:jc w:val="center"/>
              <w:rPr>
                <w:rFonts w:asciiTheme="minorHAnsi" w:hAnsiTheme="minorHAnsi" w:cstheme="minorHAnsi"/>
                <w:szCs w:val="22"/>
              </w:rPr>
            </w:pPr>
            <w:r>
              <w:rPr>
                <w:rFonts w:asciiTheme="minorHAnsi" w:hAnsiTheme="minorHAnsi" w:cstheme="minorHAnsi"/>
                <w:szCs w:val="22"/>
              </w:rPr>
              <w:t xml:space="preserve">Business </w:t>
            </w:r>
            <w:r w:rsidRPr="00DB32EB">
              <w:rPr>
                <w:rFonts w:asciiTheme="minorHAnsi" w:hAnsiTheme="minorHAnsi" w:cstheme="minorHAnsi"/>
                <w:szCs w:val="22"/>
              </w:rPr>
              <w:t>Objectives</w:t>
            </w:r>
          </w:p>
        </w:tc>
        <w:tc>
          <w:tcPr>
            <w:tcW w:w="0" w:type="auto"/>
            <w:vAlign w:val="center"/>
          </w:tcPr>
          <w:p w14:paraId="37C6A8EB" w14:textId="77777777" w:rsidR="00DB32EB" w:rsidRPr="00DB32EB" w:rsidRDefault="00DB32EB" w:rsidP="00DB32EB">
            <w:pPr>
              <w:pStyle w:val="Tablebody"/>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DB32EB">
              <w:rPr>
                <w:rFonts w:asciiTheme="minorHAnsi" w:hAnsiTheme="minorHAnsi" w:cstheme="minorHAnsi"/>
                <w:szCs w:val="22"/>
              </w:rPr>
              <w:t>P</w:t>
            </w:r>
            <w:r>
              <w:rPr>
                <w:rFonts w:asciiTheme="minorHAnsi" w:hAnsiTheme="minorHAnsi" w:cstheme="minorHAnsi"/>
                <w:szCs w:val="22"/>
              </w:rPr>
              <w:t xml:space="preserve">roject </w:t>
            </w:r>
            <w:r w:rsidRPr="00DB32EB">
              <w:rPr>
                <w:rFonts w:asciiTheme="minorHAnsi" w:hAnsiTheme="minorHAnsi" w:cstheme="minorHAnsi"/>
                <w:szCs w:val="22"/>
              </w:rPr>
              <w:t>Objectives</w:t>
            </w:r>
          </w:p>
        </w:tc>
      </w:tr>
      <w:tr w:rsidR="001731FD" w:rsidRPr="0015320E" w14:paraId="0F53C124" w14:textId="77777777" w:rsidTr="00DB32EB">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tcPr>
          <w:p w14:paraId="6A9A43B8" w14:textId="77777777" w:rsidR="00DB32EB" w:rsidRPr="00DB32EB" w:rsidRDefault="001731FD" w:rsidP="00DB32EB">
            <w:pPr>
              <w:pStyle w:val="Tablebody"/>
              <w:jc w:val="center"/>
              <w:rPr>
                <w:rFonts w:asciiTheme="minorHAnsi" w:hAnsiTheme="minorHAnsi" w:cstheme="minorHAnsi"/>
                <w:szCs w:val="22"/>
              </w:rPr>
            </w:pPr>
            <w:r w:rsidRPr="00DB32EB">
              <w:rPr>
                <w:rFonts w:asciiTheme="minorHAnsi" w:hAnsiTheme="minorHAnsi" w:cstheme="minorHAnsi"/>
                <w:szCs w:val="22"/>
              </w:rPr>
              <w:t>Improve User Satisfaction</w:t>
            </w:r>
          </w:p>
        </w:tc>
        <w:tc>
          <w:tcPr>
            <w:tcW w:w="0" w:type="auto"/>
            <w:vAlign w:val="center"/>
          </w:tcPr>
          <w:p w14:paraId="3B24D6DD" w14:textId="77777777" w:rsidR="00DB32EB" w:rsidRPr="00DB32EB" w:rsidRDefault="00DB32EB" w:rsidP="00DB32EB">
            <w:pPr>
              <w:pStyle w:val="Tablebody"/>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2"/>
              </w:rPr>
            </w:pPr>
            <w:r w:rsidRPr="00DB32EB">
              <w:rPr>
                <w:rFonts w:asciiTheme="minorHAnsi" w:hAnsiTheme="minorHAnsi" w:cstheme="minorHAnsi"/>
                <w:szCs w:val="22"/>
              </w:rPr>
              <w:t>On Time Delivery</w:t>
            </w:r>
          </w:p>
        </w:tc>
      </w:tr>
      <w:tr w:rsidR="001731FD" w:rsidRPr="0015320E" w14:paraId="0A4AD809" w14:textId="77777777" w:rsidTr="00DB32EB">
        <w:trPr>
          <w:trHeight w:val="374"/>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1B25484A" w14:textId="77777777" w:rsidR="00DB32EB" w:rsidRPr="00DB32EB" w:rsidRDefault="00DB32EB" w:rsidP="00DB32EB">
            <w:pPr>
              <w:pStyle w:val="Tablebody"/>
              <w:jc w:val="center"/>
              <w:rPr>
                <w:rFonts w:asciiTheme="minorHAnsi" w:hAnsiTheme="minorHAnsi" w:cstheme="minorHAnsi"/>
                <w:szCs w:val="22"/>
              </w:rPr>
            </w:pPr>
            <w:bookmarkStart w:id="9" w:name="_Toc391884658"/>
            <w:bookmarkEnd w:id="9"/>
          </w:p>
        </w:tc>
        <w:tc>
          <w:tcPr>
            <w:tcW w:w="0" w:type="auto"/>
            <w:vAlign w:val="center"/>
          </w:tcPr>
          <w:p w14:paraId="0052F9EE" w14:textId="77777777" w:rsidR="00DB32EB" w:rsidRPr="00DB32EB" w:rsidRDefault="00DB32EB" w:rsidP="00DB32EB">
            <w:pPr>
              <w:pStyle w:val="Tablebody"/>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DB32EB">
              <w:rPr>
                <w:rFonts w:asciiTheme="minorHAnsi" w:hAnsiTheme="minorHAnsi" w:cstheme="minorHAnsi"/>
                <w:szCs w:val="22"/>
              </w:rPr>
              <w:t>Better Product Quality</w:t>
            </w:r>
          </w:p>
        </w:tc>
      </w:tr>
      <w:tr w:rsidR="001731FD" w:rsidRPr="0015320E" w14:paraId="7CABB34E" w14:textId="77777777" w:rsidTr="00DB32EB">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tcPr>
          <w:p w14:paraId="744E8A10" w14:textId="77777777" w:rsidR="001731FD" w:rsidRPr="00DB32EB" w:rsidRDefault="001731FD" w:rsidP="00DB32EB">
            <w:pPr>
              <w:pStyle w:val="Tablebody"/>
              <w:jc w:val="center"/>
              <w:rPr>
                <w:rFonts w:asciiTheme="minorHAnsi" w:hAnsiTheme="minorHAnsi" w:cstheme="minorHAnsi"/>
                <w:szCs w:val="22"/>
              </w:rPr>
            </w:pPr>
            <w:bookmarkStart w:id="10" w:name="_Toc390182503"/>
            <w:bookmarkStart w:id="11" w:name="_Toc390696664"/>
            <w:bookmarkStart w:id="12" w:name="_Toc391884659"/>
            <w:bookmarkStart w:id="13" w:name="_Toc390182504"/>
            <w:bookmarkStart w:id="14" w:name="_Toc390696665"/>
            <w:bookmarkStart w:id="15" w:name="_Toc391884660"/>
            <w:bookmarkEnd w:id="10"/>
            <w:bookmarkEnd w:id="11"/>
            <w:bookmarkEnd w:id="12"/>
            <w:bookmarkEnd w:id="13"/>
            <w:bookmarkEnd w:id="14"/>
            <w:bookmarkEnd w:id="15"/>
            <w:r>
              <w:rPr>
                <w:rFonts w:asciiTheme="minorHAnsi" w:hAnsiTheme="minorHAnsi" w:cstheme="minorHAnsi"/>
                <w:szCs w:val="22"/>
              </w:rPr>
              <w:t>Improve Cost Control</w:t>
            </w:r>
          </w:p>
        </w:tc>
        <w:tc>
          <w:tcPr>
            <w:tcW w:w="0" w:type="auto"/>
            <w:vAlign w:val="center"/>
          </w:tcPr>
          <w:p w14:paraId="04138A42" w14:textId="77777777" w:rsidR="001731FD" w:rsidRPr="00DB32EB" w:rsidRDefault="001731FD" w:rsidP="00DB32EB">
            <w:pPr>
              <w:pStyle w:val="Tablebody"/>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2"/>
              </w:rPr>
            </w:pPr>
            <w:r w:rsidRPr="00DB32EB">
              <w:rPr>
                <w:rFonts w:asciiTheme="minorHAnsi" w:hAnsiTheme="minorHAnsi" w:cstheme="minorHAnsi"/>
                <w:szCs w:val="22"/>
              </w:rPr>
              <w:t>On Time Delivery</w:t>
            </w:r>
          </w:p>
        </w:tc>
      </w:tr>
      <w:tr w:rsidR="001731FD" w:rsidRPr="0015320E" w14:paraId="2A94CA3E" w14:textId="77777777" w:rsidTr="00DB32EB">
        <w:trPr>
          <w:trHeight w:val="427"/>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620AB36A" w14:textId="77777777" w:rsidR="001731FD" w:rsidRPr="00DB32EB" w:rsidRDefault="001731FD" w:rsidP="00DB32EB">
            <w:pPr>
              <w:pStyle w:val="Tablebody"/>
              <w:jc w:val="center"/>
              <w:rPr>
                <w:rFonts w:asciiTheme="minorHAnsi" w:hAnsiTheme="minorHAnsi" w:cstheme="minorHAnsi"/>
                <w:szCs w:val="22"/>
              </w:rPr>
            </w:pPr>
            <w:bookmarkStart w:id="16" w:name="_Toc391884661"/>
            <w:bookmarkEnd w:id="16"/>
          </w:p>
        </w:tc>
        <w:tc>
          <w:tcPr>
            <w:tcW w:w="0" w:type="auto"/>
            <w:vAlign w:val="center"/>
          </w:tcPr>
          <w:p w14:paraId="4F91E1EB" w14:textId="77777777" w:rsidR="001731FD" w:rsidRPr="00DB32EB" w:rsidRDefault="001731FD" w:rsidP="00DB32EB">
            <w:pPr>
              <w:pStyle w:val="Tablebody"/>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DB32EB">
              <w:rPr>
                <w:rFonts w:asciiTheme="minorHAnsi" w:hAnsiTheme="minorHAnsi" w:cstheme="minorHAnsi"/>
                <w:szCs w:val="22"/>
              </w:rPr>
              <w:t>Better Product Quality</w:t>
            </w:r>
          </w:p>
        </w:tc>
      </w:tr>
      <w:tr w:rsidR="001731FD" w:rsidRPr="0015320E" w14:paraId="3BE4D7E9" w14:textId="77777777" w:rsidTr="00DB32EB">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291F6625" w14:textId="77777777" w:rsidR="001731FD" w:rsidRDefault="001731FD" w:rsidP="00DB32EB">
            <w:pPr>
              <w:pStyle w:val="Tablebody"/>
              <w:jc w:val="center"/>
              <w:rPr>
                <w:rFonts w:asciiTheme="minorHAnsi" w:hAnsiTheme="minorHAnsi" w:cstheme="minorHAnsi"/>
                <w:szCs w:val="22"/>
              </w:rPr>
            </w:pPr>
          </w:p>
        </w:tc>
        <w:tc>
          <w:tcPr>
            <w:tcW w:w="0" w:type="auto"/>
            <w:vAlign w:val="center"/>
          </w:tcPr>
          <w:p w14:paraId="349E6711" w14:textId="77777777" w:rsidR="001731FD" w:rsidRPr="00DB32EB" w:rsidRDefault="001731FD" w:rsidP="00DB32EB">
            <w:pPr>
              <w:pStyle w:val="Tablebody"/>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2"/>
              </w:rPr>
            </w:pPr>
            <w:r>
              <w:rPr>
                <w:rFonts w:asciiTheme="minorHAnsi" w:hAnsiTheme="minorHAnsi" w:cstheme="minorHAnsi"/>
                <w:szCs w:val="22"/>
              </w:rPr>
              <w:t>Increased Productivity</w:t>
            </w:r>
          </w:p>
        </w:tc>
      </w:tr>
      <w:tr w:rsidR="004B2099" w:rsidRPr="0015320E" w14:paraId="6AA94355" w14:textId="77777777" w:rsidTr="00DB32EB">
        <w:trPr>
          <w:trHeight w:val="427"/>
        </w:trPr>
        <w:tc>
          <w:tcPr>
            <w:cnfStyle w:val="001000000000" w:firstRow="0" w:lastRow="0" w:firstColumn="1" w:lastColumn="0" w:oddVBand="0" w:evenVBand="0" w:oddHBand="0" w:evenHBand="0" w:firstRowFirstColumn="0" w:firstRowLastColumn="0" w:lastRowFirstColumn="0" w:lastRowLastColumn="0"/>
            <w:tcW w:w="0" w:type="auto"/>
            <w:vAlign w:val="center"/>
          </w:tcPr>
          <w:p w14:paraId="553BCC3A" w14:textId="77777777" w:rsidR="004B2099" w:rsidRPr="00DB32EB" w:rsidRDefault="001731FD" w:rsidP="00DB32EB">
            <w:pPr>
              <w:pStyle w:val="Tablebody"/>
              <w:jc w:val="center"/>
              <w:rPr>
                <w:rFonts w:asciiTheme="minorHAnsi" w:hAnsiTheme="minorHAnsi" w:cstheme="minorHAnsi"/>
                <w:szCs w:val="22"/>
              </w:rPr>
            </w:pPr>
            <w:bookmarkStart w:id="17" w:name="_Toc390182505"/>
            <w:bookmarkStart w:id="18" w:name="_Toc390696666"/>
            <w:bookmarkEnd w:id="17"/>
            <w:bookmarkEnd w:id="18"/>
            <w:r>
              <w:rPr>
                <w:rFonts w:asciiTheme="minorHAnsi" w:hAnsiTheme="minorHAnsi" w:cstheme="minorHAnsi"/>
                <w:szCs w:val="22"/>
              </w:rPr>
              <w:t>Increase Knowledge Index</w:t>
            </w:r>
          </w:p>
        </w:tc>
        <w:tc>
          <w:tcPr>
            <w:tcW w:w="0" w:type="auto"/>
            <w:vAlign w:val="center"/>
          </w:tcPr>
          <w:p w14:paraId="7216AAF4" w14:textId="77777777" w:rsidR="004B2099" w:rsidRPr="00DB32EB" w:rsidRDefault="001731FD" w:rsidP="00DB32EB">
            <w:pPr>
              <w:pStyle w:val="Tablebody"/>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2"/>
              </w:rPr>
            </w:pPr>
            <w:r>
              <w:rPr>
                <w:rFonts w:asciiTheme="minorHAnsi" w:hAnsiTheme="minorHAnsi" w:cstheme="minorHAnsi"/>
                <w:szCs w:val="22"/>
              </w:rPr>
              <w:t>Increased Productivity</w:t>
            </w:r>
          </w:p>
        </w:tc>
      </w:tr>
    </w:tbl>
    <w:p w14:paraId="7A88F4E8" w14:textId="77777777" w:rsidR="00DB32EB" w:rsidRDefault="00DB32EB" w:rsidP="00DB32EB"/>
    <w:p w14:paraId="73287119" w14:textId="77777777" w:rsidR="00DB32EB" w:rsidRDefault="00DB32EB" w:rsidP="00DB32EB"/>
    <w:p w14:paraId="7187BFFE" w14:textId="77777777" w:rsidR="00DB32EB" w:rsidRDefault="00DB32EB" w:rsidP="00DB32EB"/>
    <w:p w14:paraId="7FDD7379" w14:textId="77777777" w:rsidR="00DB32EB" w:rsidRPr="00DB32EB" w:rsidRDefault="00DB32EB" w:rsidP="00DB32EB"/>
    <w:p w14:paraId="6DA3E111" w14:textId="77777777" w:rsidR="00DB32EB" w:rsidRPr="00DB32EB" w:rsidRDefault="00DB32EB" w:rsidP="00DB32EB">
      <w:pPr>
        <w:pStyle w:val="Default"/>
        <w:rPr>
          <w:rFonts w:asciiTheme="minorHAnsi" w:hAnsiTheme="minorHAnsi" w:cstheme="minorHAnsi"/>
          <w:color w:val="auto"/>
          <w:sz w:val="22"/>
          <w:szCs w:val="22"/>
        </w:rPr>
      </w:pPr>
    </w:p>
    <w:p w14:paraId="42FE299C" w14:textId="77777777" w:rsidR="00DB32EB" w:rsidRDefault="00DB32EB" w:rsidP="00DB32EB">
      <w:pPr>
        <w:pStyle w:val="Heading1"/>
        <w:keepLines w:val="0"/>
        <w:spacing w:before="0" w:line="240" w:lineRule="auto"/>
        <w:jc w:val="both"/>
        <w:rPr>
          <w:rFonts w:asciiTheme="minorHAnsi" w:hAnsiTheme="minorHAnsi" w:cstheme="minorHAnsi"/>
          <w:color w:val="auto"/>
          <w:sz w:val="22"/>
          <w:szCs w:val="22"/>
          <w:u w:val="single"/>
        </w:rPr>
      </w:pPr>
      <w:bookmarkStart w:id="19" w:name="_Toc395007045"/>
    </w:p>
    <w:p w14:paraId="2B8F16D2" w14:textId="77777777" w:rsidR="00DB32EB" w:rsidRDefault="00DB32EB" w:rsidP="00DB32EB">
      <w:pPr>
        <w:pStyle w:val="Heading1"/>
        <w:keepLines w:val="0"/>
        <w:spacing w:before="0" w:line="240" w:lineRule="auto"/>
        <w:jc w:val="both"/>
        <w:rPr>
          <w:rFonts w:asciiTheme="minorHAnsi" w:hAnsiTheme="minorHAnsi" w:cstheme="minorHAnsi"/>
          <w:color w:val="auto"/>
          <w:sz w:val="22"/>
          <w:szCs w:val="22"/>
          <w:u w:val="single"/>
        </w:rPr>
      </w:pPr>
    </w:p>
    <w:p w14:paraId="2B6B4544" w14:textId="77777777" w:rsidR="00DB32EB" w:rsidRDefault="00DB32EB" w:rsidP="00DB32EB">
      <w:pPr>
        <w:pStyle w:val="Heading1"/>
        <w:keepLines w:val="0"/>
        <w:spacing w:before="0" w:line="240" w:lineRule="auto"/>
        <w:jc w:val="both"/>
        <w:rPr>
          <w:rFonts w:asciiTheme="minorHAnsi" w:hAnsiTheme="minorHAnsi" w:cstheme="minorHAnsi"/>
          <w:color w:val="auto"/>
          <w:sz w:val="22"/>
          <w:szCs w:val="22"/>
          <w:u w:val="single"/>
        </w:rPr>
      </w:pPr>
    </w:p>
    <w:p w14:paraId="4D4D0669" w14:textId="77777777" w:rsidR="00DB32EB" w:rsidRDefault="00DB32EB" w:rsidP="00DB32EB">
      <w:pPr>
        <w:pStyle w:val="Heading1"/>
        <w:keepLines w:val="0"/>
        <w:spacing w:before="0" w:line="240" w:lineRule="auto"/>
        <w:jc w:val="both"/>
        <w:rPr>
          <w:rFonts w:asciiTheme="minorHAnsi" w:hAnsiTheme="minorHAnsi" w:cstheme="minorHAnsi"/>
          <w:color w:val="auto"/>
          <w:sz w:val="22"/>
          <w:szCs w:val="22"/>
          <w:u w:val="single"/>
        </w:rPr>
      </w:pPr>
    </w:p>
    <w:p w14:paraId="1EFBD9A4" w14:textId="77777777" w:rsidR="00DB32EB" w:rsidRDefault="00DB32EB" w:rsidP="00DB32EB">
      <w:pPr>
        <w:pStyle w:val="Heading1"/>
        <w:keepLines w:val="0"/>
        <w:spacing w:before="0" w:line="240" w:lineRule="auto"/>
        <w:jc w:val="both"/>
        <w:rPr>
          <w:rFonts w:asciiTheme="minorHAnsi" w:hAnsiTheme="minorHAnsi" w:cstheme="minorHAnsi"/>
          <w:color w:val="auto"/>
          <w:sz w:val="22"/>
          <w:szCs w:val="22"/>
          <w:u w:val="single"/>
        </w:rPr>
      </w:pPr>
    </w:p>
    <w:p w14:paraId="3ED926D8" w14:textId="77777777" w:rsidR="00DB32EB" w:rsidRDefault="00DB32EB" w:rsidP="00DB32EB">
      <w:pPr>
        <w:pStyle w:val="Heading1"/>
        <w:keepLines w:val="0"/>
        <w:spacing w:before="0" w:line="240" w:lineRule="auto"/>
        <w:jc w:val="both"/>
        <w:rPr>
          <w:rFonts w:asciiTheme="minorHAnsi" w:hAnsiTheme="minorHAnsi" w:cstheme="minorHAnsi"/>
          <w:color w:val="auto"/>
          <w:sz w:val="22"/>
          <w:szCs w:val="22"/>
          <w:u w:val="single"/>
        </w:rPr>
      </w:pPr>
    </w:p>
    <w:p w14:paraId="2BB40423" w14:textId="77777777" w:rsidR="00DB32EB" w:rsidRDefault="00DB32EB" w:rsidP="00DB32EB">
      <w:pPr>
        <w:pStyle w:val="Heading1"/>
        <w:keepLines w:val="0"/>
        <w:spacing w:before="0" w:line="240" w:lineRule="auto"/>
        <w:jc w:val="both"/>
        <w:rPr>
          <w:rFonts w:asciiTheme="minorHAnsi" w:hAnsiTheme="minorHAnsi" w:cstheme="minorHAnsi"/>
          <w:color w:val="auto"/>
          <w:sz w:val="22"/>
          <w:szCs w:val="22"/>
          <w:u w:val="single"/>
        </w:rPr>
      </w:pPr>
    </w:p>
    <w:p w14:paraId="340F7A1F" w14:textId="77777777" w:rsidR="00DB32EB" w:rsidRDefault="00DB32EB" w:rsidP="00DB32EB">
      <w:pPr>
        <w:pStyle w:val="Heading1"/>
        <w:keepLines w:val="0"/>
        <w:spacing w:before="0" w:line="240" w:lineRule="auto"/>
        <w:jc w:val="both"/>
        <w:rPr>
          <w:rFonts w:asciiTheme="minorHAnsi" w:hAnsiTheme="minorHAnsi" w:cstheme="minorHAnsi"/>
          <w:color w:val="auto"/>
          <w:sz w:val="22"/>
          <w:szCs w:val="22"/>
          <w:u w:val="single"/>
        </w:rPr>
      </w:pPr>
    </w:p>
    <w:p w14:paraId="50CCD512" w14:textId="77777777" w:rsidR="00DB32EB" w:rsidRDefault="00DB32EB" w:rsidP="00DB32EB">
      <w:pPr>
        <w:pStyle w:val="Heading1"/>
        <w:keepLines w:val="0"/>
        <w:spacing w:before="0" w:line="240" w:lineRule="auto"/>
        <w:jc w:val="both"/>
        <w:rPr>
          <w:rFonts w:asciiTheme="minorHAnsi" w:hAnsiTheme="minorHAnsi" w:cstheme="minorHAnsi"/>
          <w:color w:val="auto"/>
          <w:sz w:val="22"/>
          <w:szCs w:val="22"/>
          <w:u w:val="single"/>
        </w:rPr>
      </w:pPr>
    </w:p>
    <w:p w14:paraId="5D16FD43" w14:textId="77777777" w:rsidR="00DB32EB" w:rsidRDefault="00DB32EB" w:rsidP="00DB32EB">
      <w:pPr>
        <w:pStyle w:val="Heading1"/>
        <w:keepLines w:val="0"/>
        <w:spacing w:before="0" w:line="240" w:lineRule="auto"/>
        <w:jc w:val="both"/>
        <w:rPr>
          <w:rFonts w:asciiTheme="minorHAnsi" w:hAnsiTheme="minorHAnsi" w:cstheme="minorHAnsi"/>
          <w:color w:val="auto"/>
          <w:sz w:val="22"/>
          <w:szCs w:val="22"/>
          <w:u w:val="single"/>
        </w:rPr>
      </w:pPr>
    </w:p>
    <w:p w14:paraId="55FED87E" w14:textId="77777777" w:rsidR="00DB32EB" w:rsidRPr="0040438C" w:rsidRDefault="00DB32EB" w:rsidP="00123A01">
      <w:pPr>
        <w:pStyle w:val="Heading1"/>
        <w:keepLines w:val="0"/>
        <w:numPr>
          <w:ilvl w:val="0"/>
          <w:numId w:val="17"/>
        </w:numPr>
        <w:spacing w:before="0" w:line="240" w:lineRule="auto"/>
        <w:jc w:val="both"/>
        <w:rPr>
          <w:rFonts w:asciiTheme="minorHAnsi" w:eastAsia="Times New Roman" w:hAnsiTheme="minorHAnsi" w:cstheme="minorHAnsi"/>
          <w:bCs/>
          <w:iCs/>
          <w:color w:val="auto"/>
          <w:sz w:val="22"/>
          <w:szCs w:val="22"/>
        </w:rPr>
      </w:pPr>
      <w:r w:rsidRPr="0040438C">
        <w:rPr>
          <w:rFonts w:asciiTheme="minorHAnsi" w:hAnsiTheme="minorHAnsi" w:cstheme="minorHAnsi"/>
          <w:b/>
          <w:color w:val="auto"/>
          <w:sz w:val="22"/>
          <w:szCs w:val="22"/>
          <w:u w:val="single"/>
        </w:rPr>
        <w:t xml:space="preserve">Metrics </w:t>
      </w:r>
      <w:r w:rsidR="0040438C" w:rsidRPr="0040438C">
        <w:rPr>
          <w:rFonts w:asciiTheme="minorHAnsi" w:hAnsiTheme="minorHAnsi" w:cstheme="minorHAnsi"/>
          <w:b/>
          <w:color w:val="auto"/>
          <w:sz w:val="22"/>
          <w:szCs w:val="22"/>
          <w:u w:val="single"/>
        </w:rPr>
        <w:t xml:space="preserve">Planning </w:t>
      </w:r>
      <w:bookmarkStart w:id="20" w:name="_Toc395007046"/>
      <w:bookmarkEnd w:id="19"/>
      <w:proofErr w:type="gramStart"/>
      <w:r w:rsidR="0040438C" w:rsidRPr="0040438C">
        <w:rPr>
          <w:rFonts w:asciiTheme="minorHAnsi" w:hAnsiTheme="minorHAnsi" w:cstheme="minorHAnsi"/>
          <w:b/>
          <w:color w:val="auto"/>
          <w:sz w:val="22"/>
          <w:szCs w:val="22"/>
          <w:u w:val="single"/>
        </w:rPr>
        <w:t>At</w:t>
      </w:r>
      <w:proofErr w:type="gramEnd"/>
      <w:r w:rsidR="0040438C" w:rsidRPr="0040438C">
        <w:rPr>
          <w:rFonts w:asciiTheme="minorHAnsi" w:hAnsiTheme="minorHAnsi" w:cstheme="minorHAnsi"/>
          <w:b/>
          <w:color w:val="auto"/>
          <w:sz w:val="22"/>
          <w:szCs w:val="22"/>
          <w:u w:val="single"/>
        </w:rPr>
        <w:t xml:space="preserve"> </w:t>
      </w:r>
      <w:proofErr w:type="spellStart"/>
      <w:r w:rsidR="0040438C" w:rsidRPr="0040438C">
        <w:rPr>
          <w:rFonts w:asciiTheme="minorHAnsi" w:hAnsiTheme="minorHAnsi" w:cstheme="minorHAnsi"/>
          <w:b/>
          <w:color w:val="auto"/>
          <w:sz w:val="22"/>
          <w:szCs w:val="22"/>
          <w:u w:val="single"/>
        </w:rPr>
        <w:t>Organisational</w:t>
      </w:r>
      <w:proofErr w:type="spellEnd"/>
      <w:r w:rsidR="0040438C" w:rsidRPr="0040438C">
        <w:rPr>
          <w:rFonts w:asciiTheme="minorHAnsi" w:hAnsiTheme="minorHAnsi" w:cstheme="minorHAnsi"/>
          <w:b/>
          <w:color w:val="auto"/>
          <w:sz w:val="22"/>
          <w:szCs w:val="22"/>
          <w:u w:val="single"/>
        </w:rPr>
        <w:t xml:space="preserve"> Level</w:t>
      </w:r>
      <w:r w:rsidR="0040438C" w:rsidRPr="0040438C">
        <w:rPr>
          <w:rFonts w:asciiTheme="minorHAnsi" w:hAnsiTheme="minorHAnsi" w:cstheme="minorHAnsi"/>
          <w:b/>
          <w:color w:val="auto"/>
          <w:sz w:val="22"/>
          <w:szCs w:val="22"/>
        </w:rPr>
        <w:t>.</w:t>
      </w:r>
      <w:r w:rsidRPr="00DB32EB">
        <w:rPr>
          <w:rFonts w:asciiTheme="minorHAnsi" w:hAnsiTheme="minorHAnsi" w:cstheme="minorHAnsi"/>
          <w:color w:val="auto"/>
          <w:sz w:val="22"/>
          <w:szCs w:val="22"/>
        </w:rPr>
        <w:tab/>
      </w:r>
      <w:r w:rsidRPr="0040438C">
        <w:rPr>
          <w:rFonts w:asciiTheme="minorHAnsi" w:eastAsia="Times New Roman" w:hAnsiTheme="minorHAnsi" w:cstheme="minorHAnsi"/>
          <w:bCs/>
          <w:iCs/>
          <w:color w:val="auto"/>
          <w:sz w:val="22"/>
          <w:szCs w:val="22"/>
        </w:rPr>
        <w:t xml:space="preserve">Measurement cycle starts with the Metrics planning. At organizational level, </w:t>
      </w:r>
      <w:r w:rsidR="00123A01" w:rsidRPr="00123A01">
        <w:rPr>
          <w:rFonts w:asciiTheme="minorHAnsi" w:eastAsia="Times New Roman" w:hAnsiTheme="minorHAnsi" w:cstheme="minorHAnsi"/>
          <w:bCs/>
          <w:iCs/>
          <w:color w:val="auto"/>
          <w:sz w:val="22"/>
          <w:szCs w:val="22"/>
        </w:rPr>
        <w:t xml:space="preserve">SEPG </w:t>
      </w:r>
      <w:r w:rsidRPr="0040438C">
        <w:rPr>
          <w:rFonts w:asciiTheme="minorHAnsi" w:eastAsia="Times New Roman" w:hAnsiTheme="minorHAnsi" w:cstheme="minorHAnsi"/>
          <w:bCs/>
          <w:iCs/>
          <w:color w:val="auto"/>
          <w:sz w:val="22"/>
          <w:szCs w:val="22"/>
        </w:rPr>
        <w:t xml:space="preserve">plan is prepared by </w:t>
      </w:r>
      <w:r w:rsidR="00123A01" w:rsidRPr="00123A01">
        <w:rPr>
          <w:rFonts w:asciiTheme="minorHAnsi" w:eastAsia="Times New Roman" w:hAnsiTheme="minorHAnsi" w:cstheme="minorHAnsi"/>
          <w:bCs/>
          <w:iCs/>
          <w:color w:val="auto"/>
          <w:sz w:val="22"/>
          <w:szCs w:val="22"/>
        </w:rPr>
        <w:t>SEPG</w:t>
      </w:r>
      <w:r w:rsidR="0040438C" w:rsidRPr="0040438C">
        <w:rPr>
          <w:rFonts w:asciiTheme="minorHAnsi" w:eastAsia="Times New Roman" w:hAnsiTheme="minorHAnsi" w:cstheme="minorHAnsi"/>
          <w:bCs/>
          <w:iCs/>
          <w:color w:val="auto"/>
          <w:sz w:val="22"/>
          <w:szCs w:val="22"/>
        </w:rPr>
        <w:t xml:space="preserve"> team and is approved by </w:t>
      </w:r>
      <w:r w:rsidR="00123A01" w:rsidRPr="00123A01">
        <w:rPr>
          <w:rFonts w:asciiTheme="minorHAnsi" w:eastAsia="Times New Roman" w:hAnsiTheme="minorHAnsi" w:cstheme="minorHAnsi"/>
          <w:bCs/>
          <w:iCs/>
          <w:color w:val="auto"/>
          <w:sz w:val="22"/>
          <w:szCs w:val="22"/>
        </w:rPr>
        <w:t>SEPG</w:t>
      </w:r>
      <w:r w:rsidR="0040438C" w:rsidRPr="0040438C">
        <w:rPr>
          <w:rFonts w:asciiTheme="minorHAnsi" w:eastAsia="Times New Roman" w:hAnsiTheme="minorHAnsi" w:cstheme="minorHAnsi"/>
          <w:bCs/>
          <w:iCs/>
          <w:color w:val="auto"/>
          <w:sz w:val="22"/>
          <w:szCs w:val="22"/>
        </w:rPr>
        <w:t xml:space="preserve"> Head</w:t>
      </w:r>
      <w:r w:rsidRPr="0040438C">
        <w:rPr>
          <w:rFonts w:asciiTheme="minorHAnsi" w:eastAsia="Times New Roman" w:hAnsiTheme="minorHAnsi" w:cstheme="minorHAnsi"/>
          <w:bCs/>
          <w:iCs/>
          <w:color w:val="auto"/>
          <w:sz w:val="22"/>
          <w:szCs w:val="22"/>
        </w:rPr>
        <w:t xml:space="preserve">. </w:t>
      </w:r>
      <w:r w:rsidR="00123A01" w:rsidRPr="00123A01">
        <w:rPr>
          <w:rFonts w:asciiTheme="minorHAnsi" w:eastAsia="Times New Roman" w:hAnsiTheme="minorHAnsi" w:cstheme="minorHAnsi"/>
          <w:bCs/>
          <w:iCs/>
          <w:color w:val="auto"/>
          <w:sz w:val="22"/>
          <w:szCs w:val="22"/>
        </w:rPr>
        <w:t>SEPG</w:t>
      </w:r>
      <w:r w:rsidR="0040438C" w:rsidRPr="0040438C">
        <w:rPr>
          <w:rFonts w:asciiTheme="minorHAnsi" w:eastAsia="Times New Roman" w:hAnsiTheme="minorHAnsi" w:cstheme="minorHAnsi"/>
          <w:bCs/>
          <w:iCs/>
          <w:color w:val="auto"/>
          <w:sz w:val="22"/>
          <w:szCs w:val="22"/>
        </w:rPr>
        <w:t xml:space="preserve"> </w:t>
      </w:r>
      <w:r w:rsidRPr="0040438C">
        <w:rPr>
          <w:rFonts w:asciiTheme="minorHAnsi" w:eastAsia="Times New Roman" w:hAnsiTheme="minorHAnsi" w:cstheme="minorHAnsi"/>
          <w:bCs/>
          <w:iCs/>
          <w:color w:val="auto"/>
          <w:sz w:val="22"/>
          <w:szCs w:val="22"/>
        </w:rPr>
        <w:t>plan covers aspects of approach and frequency of metrics data collection and analysis, stru</w:t>
      </w:r>
      <w:r w:rsidR="0040438C" w:rsidRPr="0040438C">
        <w:rPr>
          <w:rFonts w:asciiTheme="minorHAnsi" w:eastAsia="Times New Roman" w:hAnsiTheme="minorHAnsi" w:cstheme="minorHAnsi"/>
          <w:bCs/>
          <w:iCs/>
          <w:color w:val="auto"/>
          <w:sz w:val="22"/>
          <w:szCs w:val="22"/>
        </w:rPr>
        <w:t>cture of measurement repository</w:t>
      </w:r>
      <w:r w:rsidRPr="0040438C">
        <w:rPr>
          <w:rFonts w:asciiTheme="minorHAnsi" w:eastAsia="Times New Roman" w:hAnsiTheme="minorHAnsi" w:cstheme="minorHAnsi"/>
          <w:bCs/>
          <w:iCs/>
          <w:color w:val="auto"/>
          <w:sz w:val="22"/>
          <w:szCs w:val="22"/>
        </w:rPr>
        <w:t xml:space="preserve">.  </w:t>
      </w:r>
      <w:bookmarkEnd w:id="20"/>
    </w:p>
    <w:p w14:paraId="2CC43BDB" w14:textId="77777777" w:rsidR="00DB32EB" w:rsidRPr="00DB32EB" w:rsidRDefault="00DB32EB" w:rsidP="00DB32EB">
      <w:pPr>
        <w:pStyle w:val="Default"/>
        <w:rPr>
          <w:rFonts w:asciiTheme="minorHAnsi" w:hAnsiTheme="minorHAnsi" w:cstheme="minorHAnsi"/>
          <w:color w:val="auto"/>
          <w:sz w:val="22"/>
          <w:szCs w:val="22"/>
        </w:rPr>
      </w:pPr>
    </w:p>
    <w:p w14:paraId="7F39117A" w14:textId="77777777" w:rsidR="00DB32EB" w:rsidRPr="00DB32EB" w:rsidRDefault="00DB32EB" w:rsidP="003D5760">
      <w:pPr>
        <w:pStyle w:val="Heading1"/>
        <w:keepLines w:val="0"/>
        <w:numPr>
          <w:ilvl w:val="0"/>
          <w:numId w:val="17"/>
        </w:numPr>
        <w:spacing w:before="0" w:line="240" w:lineRule="auto"/>
        <w:jc w:val="both"/>
        <w:rPr>
          <w:rFonts w:asciiTheme="minorHAnsi" w:hAnsiTheme="minorHAnsi" w:cstheme="minorHAnsi"/>
          <w:b/>
          <w:color w:val="auto"/>
          <w:sz w:val="22"/>
          <w:szCs w:val="22"/>
        </w:rPr>
      </w:pPr>
      <w:bookmarkStart w:id="21" w:name="_Toc395007048"/>
      <w:r w:rsidRPr="0040438C">
        <w:rPr>
          <w:rFonts w:asciiTheme="minorHAnsi" w:hAnsiTheme="minorHAnsi" w:cstheme="minorHAnsi"/>
          <w:b/>
          <w:color w:val="auto"/>
          <w:sz w:val="22"/>
          <w:szCs w:val="22"/>
          <w:u w:val="single"/>
        </w:rPr>
        <w:t>Measurement Framework</w:t>
      </w:r>
      <w:r w:rsidRPr="00DB32EB">
        <w:rPr>
          <w:rFonts w:asciiTheme="minorHAnsi" w:hAnsiTheme="minorHAnsi" w:cstheme="minorHAnsi"/>
          <w:color w:val="auto"/>
          <w:sz w:val="22"/>
          <w:szCs w:val="22"/>
        </w:rPr>
        <w:t>.</w:t>
      </w:r>
      <w:r w:rsidRPr="00DB32EB">
        <w:rPr>
          <w:rFonts w:asciiTheme="minorHAnsi" w:hAnsiTheme="minorHAnsi" w:cstheme="minorHAnsi"/>
          <w:color w:val="auto"/>
          <w:sz w:val="22"/>
          <w:szCs w:val="22"/>
        </w:rPr>
        <w:tab/>
        <w:t>Details of applicability of metrics based on the type of project and functions, measures, source of data, analysis methods, analysis and reporting frequency are provided in measurement framework.</w:t>
      </w:r>
      <w:bookmarkEnd w:id="21"/>
    </w:p>
    <w:p w14:paraId="4B607C1E" w14:textId="77777777" w:rsidR="00DB32EB" w:rsidRPr="00DB32EB" w:rsidRDefault="00DB32EB" w:rsidP="00DB32EB">
      <w:pPr>
        <w:pStyle w:val="Default"/>
        <w:ind w:left="720"/>
        <w:jc w:val="both"/>
        <w:rPr>
          <w:rFonts w:asciiTheme="minorHAnsi" w:hAnsiTheme="minorHAnsi" w:cstheme="minorHAnsi"/>
          <w:color w:val="auto"/>
          <w:sz w:val="22"/>
          <w:szCs w:val="22"/>
        </w:rPr>
      </w:pPr>
    </w:p>
    <w:p w14:paraId="4F865C0C" w14:textId="77777777" w:rsidR="00DB32EB" w:rsidRPr="00DB32EB" w:rsidRDefault="00DB32EB" w:rsidP="003D5760">
      <w:pPr>
        <w:pStyle w:val="Default"/>
        <w:numPr>
          <w:ilvl w:val="0"/>
          <w:numId w:val="14"/>
        </w:numPr>
        <w:ind w:firstLine="0"/>
        <w:jc w:val="both"/>
        <w:rPr>
          <w:rFonts w:asciiTheme="minorHAnsi" w:hAnsiTheme="minorHAnsi" w:cstheme="minorHAnsi"/>
          <w:b/>
          <w:color w:val="auto"/>
          <w:sz w:val="22"/>
          <w:szCs w:val="22"/>
          <w:u w:val="single"/>
        </w:rPr>
      </w:pPr>
      <w:r w:rsidRPr="00DB32EB">
        <w:rPr>
          <w:rFonts w:asciiTheme="minorHAnsi" w:hAnsiTheme="minorHAnsi" w:cstheme="minorHAnsi"/>
          <w:b/>
          <w:color w:val="auto"/>
          <w:sz w:val="22"/>
          <w:szCs w:val="22"/>
          <w:u w:val="single"/>
        </w:rPr>
        <w:t>For Projects</w:t>
      </w:r>
    </w:p>
    <w:p w14:paraId="70860755" w14:textId="77777777" w:rsidR="00DB32EB" w:rsidRPr="00DB32EB" w:rsidRDefault="00DB32EB" w:rsidP="00DB32EB">
      <w:pPr>
        <w:pStyle w:val="Default"/>
        <w:ind w:left="720"/>
        <w:jc w:val="both"/>
        <w:rPr>
          <w:rFonts w:asciiTheme="minorHAnsi" w:hAnsiTheme="minorHAnsi" w:cstheme="minorHAnsi"/>
          <w:color w:val="auto"/>
          <w:sz w:val="22"/>
          <w:szCs w:val="22"/>
        </w:rPr>
      </w:pPr>
    </w:p>
    <w:tbl>
      <w:tblPr>
        <w:tblStyle w:val="GridTable4-Accent11"/>
        <w:tblW w:w="9738" w:type="dxa"/>
        <w:tblLayout w:type="fixed"/>
        <w:tblLook w:val="04A0" w:firstRow="1" w:lastRow="0" w:firstColumn="1" w:lastColumn="0" w:noHBand="0" w:noVBand="1"/>
      </w:tblPr>
      <w:tblGrid>
        <w:gridCol w:w="894"/>
        <w:gridCol w:w="1638"/>
        <w:gridCol w:w="1716"/>
        <w:gridCol w:w="1918"/>
        <w:gridCol w:w="1862"/>
        <w:gridCol w:w="1710"/>
      </w:tblGrid>
      <w:tr w:rsidR="00DB32EB" w:rsidRPr="00DB32EB" w14:paraId="51E2ACFD" w14:textId="77777777" w:rsidTr="002F26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 w:type="dxa"/>
            <w:vMerge w:val="restart"/>
          </w:tcPr>
          <w:p w14:paraId="60D432F3" w14:textId="77777777" w:rsidR="00DB32EB" w:rsidRPr="00DB32EB" w:rsidRDefault="00DB32EB" w:rsidP="002F2686">
            <w:pPr>
              <w:widowControl w:val="0"/>
              <w:autoSpaceDE w:val="0"/>
              <w:autoSpaceDN w:val="0"/>
              <w:adjustRightInd w:val="0"/>
              <w:ind w:right="67"/>
              <w:rPr>
                <w:rFonts w:asciiTheme="minorHAnsi" w:hAnsiTheme="minorHAnsi" w:cstheme="minorHAnsi"/>
                <w:color w:val="auto"/>
              </w:rPr>
            </w:pPr>
            <w:proofErr w:type="spellStart"/>
            <w:r w:rsidRPr="00DB32EB">
              <w:rPr>
                <w:rFonts w:asciiTheme="minorHAnsi" w:hAnsiTheme="minorHAnsi" w:cstheme="minorHAnsi"/>
                <w:color w:val="auto"/>
              </w:rPr>
              <w:t>S.No</w:t>
            </w:r>
            <w:proofErr w:type="spellEnd"/>
            <w:r w:rsidRPr="00DB32EB">
              <w:rPr>
                <w:rFonts w:asciiTheme="minorHAnsi" w:hAnsiTheme="minorHAnsi" w:cstheme="minorHAnsi"/>
                <w:color w:val="auto"/>
              </w:rPr>
              <w:t>.</w:t>
            </w:r>
          </w:p>
        </w:tc>
        <w:tc>
          <w:tcPr>
            <w:tcW w:w="1638" w:type="dxa"/>
            <w:vMerge w:val="restart"/>
          </w:tcPr>
          <w:p w14:paraId="47B383D8" w14:textId="77777777" w:rsidR="00DB32EB" w:rsidRPr="00DB32EB" w:rsidRDefault="00DB32EB" w:rsidP="002F2686">
            <w:pPr>
              <w:widowControl w:val="0"/>
              <w:autoSpaceDE w:val="0"/>
              <w:autoSpaceDN w:val="0"/>
              <w:adjustRightInd w:val="0"/>
              <w:ind w:right="67"/>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DB32EB">
              <w:rPr>
                <w:rFonts w:asciiTheme="minorHAnsi" w:hAnsiTheme="minorHAnsi" w:cstheme="minorHAnsi"/>
                <w:color w:val="auto"/>
              </w:rPr>
              <w:t>Metrics</w:t>
            </w:r>
          </w:p>
        </w:tc>
        <w:tc>
          <w:tcPr>
            <w:tcW w:w="1716" w:type="dxa"/>
            <w:vMerge w:val="restart"/>
          </w:tcPr>
          <w:p w14:paraId="4CD5E111" w14:textId="77777777" w:rsidR="00DB32EB" w:rsidRPr="00DB32EB" w:rsidRDefault="00DB32EB" w:rsidP="002F2686">
            <w:pPr>
              <w:widowControl w:val="0"/>
              <w:autoSpaceDE w:val="0"/>
              <w:autoSpaceDN w:val="0"/>
              <w:adjustRightInd w:val="0"/>
              <w:ind w:right="67"/>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DB32EB">
              <w:rPr>
                <w:rFonts w:asciiTheme="minorHAnsi" w:hAnsiTheme="minorHAnsi" w:cstheme="minorHAnsi"/>
                <w:color w:val="auto"/>
              </w:rPr>
              <w:t>Organizational Level</w:t>
            </w:r>
          </w:p>
        </w:tc>
        <w:tc>
          <w:tcPr>
            <w:tcW w:w="5490" w:type="dxa"/>
            <w:gridSpan w:val="3"/>
          </w:tcPr>
          <w:p w14:paraId="44281CB9" w14:textId="77777777" w:rsidR="00DB32EB" w:rsidRPr="00DB32EB" w:rsidRDefault="00464338" w:rsidP="00464338">
            <w:pPr>
              <w:widowControl w:val="0"/>
              <w:autoSpaceDE w:val="0"/>
              <w:autoSpaceDN w:val="0"/>
              <w:adjustRightInd w:val="0"/>
              <w:ind w:right="67"/>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Theme="minorHAnsi" w:hAnsiTheme="minorHAnsi" w:cstheme="minorHAnsi"/>
                <w:color w:val="auto"/>
              </w:rPr>
              <w:t xml:space="preserve">Type of </w:t>
            </w:r>
            <w:r w:rsidR="00DB32EB" w:rsidRPr="00DB32EB">
              <w:rPr>
                <w:rFonts w:asciiTheme="minorHAnsi" w:hAnsiTheme="minorHAnsi" w:cstheme="minorHAnsi"/>
                <w:color w:val="auto"/>
              </w:rPr>
              <w:t>Projects (Project Level)</w:t>
            </w:r>
          </w:p>
        </w:tc>
      </w:tr>
      <w:tr w:rsidR="00DB32EB" w:rsidRPr="00DB32EB" w14:paraId="3004C430" w14:textId="77777777" w:rsidTr="00464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 w:type="dxa"/>
            <w:vMerge/>
          </w:tcPr>
          <w:p w14:paraId="00134034" w14:textId="77777777" w:rsidR="00DB32EB" w:rsidRPr="00DB32EB" w:rsidRDefault="00DB32EB" w:rsidP="002F2686">
            <w:pPr>
              <w:widowControl w:val="0"/>
              <w:autoSpaceDE w:val="0"/>
              <w:autoSpaceDN w:val="0"/>
              <w:adjustRightInd w:val="0"/>
              <w:ind w:right="67"/>
              <w:rPr>
                <w:rFonts w:asciiTheme="minorHAnsi" w:hAnsiTheme="minorHAnsi" w:cstheme="minorHAnsi"/>
              </w:rPr>
            </w:pPr>
          </w:p>
        </w:tc>
        <w:tc>
          <w:tcPr>
            <w:tcW w:w="1638" w:type="dxa"/>
            <w:vMerge/>
          </w:tcPr>
          <w:p w14:paraId="7D92B9A4"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1716" w:type="dxa"/>
            <w:vMerge/>
          </w:tcPr>
          <w:p w14:paraId="00E8D5F9" w14:textId="77777777" w:rsidR="00DB32EB" w:rsidRPr="00DB32EB" w:rsidRDefault="00DB32EB" w:rsidP="002F2686">
            <w:pPr>
              <w:widowControl w:val="0"/>
              <w:autoSpaceDE w:val="0"/>
              <w:autoSpaceDN w:val="0"/>
              <w:adjustRightInd w:val="0"/>
              <w:ind w:right="67"/>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1918" w:type="dxa"/>
            <w:vAlign w:val="center"/>
          </w:tcPr>
          <w:p w14:paraId="7F656946" w14:textId="77777777" w:rsidR="00DB32EB" w:rsidRPr="00DB32EB" w:rsidRDefault="00464338" w:rsidP="00464338">
            <w:pPr>
              <w:widowControl w:val="0"/>
              <w:autoSpaceDE w:val="0"/>
              <w:autoSpaceDN w:val="0"/>
              <w:adjustRightInd w:val="0"/>
              <w:ind w:right="67"/>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Development</w:t>
            </w:r>
          </w:p>
        </w:tc>
        <w:tc>
          <w:tcPr>
            <w:tcW w:w="1862" w:type="dxa"/>
            <w:vAlign w:val="center"/>
          </w:tcPr>
          <w:p w14:paraId="7084AEFE" w14:textId="77777777" w:rsidR="00DB32EB" w:rsidRPr="00DB32EB" w:rsidRDefault="00464338" w:rsidP="00464338">
            <w:pPr>
              <w:widowControl w:val="0"/>
              <w:autoSpaceDE w:val="0"/>
              <w:autoSpaceDN w:val="0"/>
              <w:adjustRightInd w:val="0"/>
              <w:ind w:right="67"/>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Implementation</w:t>
            </w:r>
          </w:p>
        </w:tc>
        <w:tc>
          <w:tcPr>
            <w:tcW w:w="1710" w:type="dxa"/>
            <w:vAlign w:val="center"/>
          </w:tcPr>
          <w:p w14:paraId="2D3A48BA" w14:textId="77777777" w:rsidR="00DB32EB" w:rsidRPr="00DB32EB" w:rsidRDefault="00464338" w:rsidP="00464338">
            <w:pPr>
              <w:widowControl w:val="0"/>
              <w:autoSpaceDE w:val="0"/>
              <w:autoSpaceDN w:val="0"/>
              <w:adjustRightInd w:val="0"/>
              <w:ind w:right="67"/>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Support</w:t>
            </w:r>
          </w:p>
        </w:tc>
      </w:tr>
      <w:tr w:rsidR="00DB32EB" w:rsidRPr="00DB32EB" w14:paraId="7784A215" w14:textId="77777777" w:rsidTr="002F2686">
        <w:tc>
          <w:tcPr>
            <w:cnfStyle w:val="001000000000" w:firstRow="0" w:lastRow="0" w:firstColumn="1" w:lastColumn="0" w:oddVBand="0" w:evenVBand="0" w:oddHBand="0" w:evenHBand="0" w:firstRowFirstColumn="0" w:firstRowLastColumn="0" w:lastRowFirstColumn="0" w:lastRowLastColumn="0"/>
            <w:tcW w:w="894" w:type="dxa"/>
          </w:tcPr>
          <w:p w14:paraId="41E73D41" w14:textId="77777777" w:rsidR="00DB32EB" w:rsidRPr="00DB32EB" w:rsidRDefault="00DB32EB" w:rsidP="002F2686">
            <w:pPr>
              <w:widowControl w:val="0"/>
              <w:autoSpaceDE w:val="0"/>
              <w:autoSpaceDN w:val="0"/>
              <w:adjustRightInd w:val="0"/>
              <w:ind w:right="67"/>
              <w:jc w:val="center"/>
              <w:rPr>
                <w:rFonts w:asciiTheme="minorHAnsi" w:hAnsiTheme="minorHAnsi" w:cstheme="minorHAnsi"/>
              </w:rPr>
            </w:pPr>
            <w:r w:rsidRPr="00DB32EB">
              <w:rPr>
                <w:rFonts w:asciiTheme="minorHAnsi" w:hAnsiTheme="minorHAnsi" w:cstheme="minorHAnsi"/>
              </w:rPr>
              <w:t>1</w:t>
            </w:r>
          </w:p>
        </w:tc>
        <w:tc>
          <w:tcPr>
            <w:tcW w:w="1638" w:type="dxa"/>
          </w:tcPr>
          <w:p w14:paraId="5F25BBF4" w14:textId="77777777" w:rsidR="00DB32EB" w:rsidRPr="00DB32EB" w:rsidRDefault="0040438C"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Effort Variance</w:t>
            </w:r>
          </w:p>
        </w:tc>
        <w:tc>
          <w:tcPr>
            <w:tcW w:w="1716" w:type="dxa"/>
            <w:vAlign w:val="center"/>
          </w:tcPr>
          <w:p w14:paraId="45A87B92" w14:textId="77777777" w:rsidR="00DB32EB" w:rsidRPr="00DB32EB" w:rsidRDefault="00DB32EB"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c>
          <w:tcPr>
            <w:tcW w:w="1918" w:type="dxa"/>
            <w:vAlign w:val="center"/>
          </w:tcPr>
          <w:p w14:paraId="6B997A83" w14:textId="77777777" w:rsidR="00DB32EB" w:rsidRPr="00DB32EB" w:rsidRDefault="00DB32EB"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c>
          <w:tcPr>
            <w:tcW w:w="1862" w:type="dxa"/>
            <w:vAlign w:val="center"/>
          </w:tcPr>
          <w:p w14:paraId="79FDD1B2" w14:textId="77777777" w:rsidR="00DB32EB" w:rsidRPr="00DB32EB" w:rsidRDefault="00DB32EB"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c>
          <w:tcPr>
            <w:tcW w:w="1710" w:type="dxa"/>
            <w:vAlign w:val="center"/>
          </w:tcPr>
          <w:p w14:paraId="19629F44" w14:textId="77777777" w:rsidR="00DB32EB" w:rsidRPr="00DB32EB" w:rsidRDefault="00DB32EB"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DB32EB" w:rsidRPr="00DB32EB" w14:paraId="33AA0D5E" w14:textId="77777777" w:rsidTr="002F2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 w:type="dxa"/>
          </w:tcPr>
          <w:p w14:paraId="364AEA2E" w14:textId="77777777" w:rsidR="00DB32EB" w:rsidRPr="00DB32EB" w:rsidRDefault="00DB32EB" w:rsidP="002F2686">
            <w:pPr>
              <w:widowControl w:val="0"/>
              <w:autoSpaceDE w:val="0"/>
              <w:autoSpaceDN w:val="0"/>
              <w:adjustRightInd w:val="0"/>
              <w:ind w:right="67"/>
              <w:jc w:val="center"/>
              <w:rPr>
                <w:rFonts w:asciiTheme="minorHAnsi" w:hAnsiTheme="minorHAnsi" w:cstheme="minorHAnsi"/>
              </w:rPr>
            </w:pPr>
            <w:r w:rsidRPr="00DB32EB">
              <w:rPr>
                <w:rFonts w:asciiTheme="minorHAnsi" w:hAnsiTheme="minorHAnsi" w:cstheme="minorHAnsi"/>
              </w:rPr>
              <w:lastRenderedPageBreak/>
              <w:t>2</w:t>
            </w:r>
          </w:p>
        </w:tc>
        <w:tc>
          <w:tcPr>
            <w:tcW w:w="1638" w:type="dxa"/>
          </w:tcPr>
          <w:p w14:paraId="7306A593" w14:textId="77777777" w:rsidR="00DB32EB" w:rsidRPr="00DB32EB" w:rsidRDefault="0040438C" w:rsidP="0040438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Schedule Variance</w:t>
            </w:r>
          </w:p>
        </w:tc>
        <w:tc>
          <w:tcPr>
            <w:tcW w:w="1716" w:type="dxa"/>
            <w:vAlign w:val="center"/>
          </w:tcPr>
          <w:p w14:paraId="610AE173"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c>
          <w:tcPr>
            <w:tcW w:w="1918" w:type="dxa"/>
            <w:vAlign w:val="center"/>
          </w:tcPr>
          <w:p w14:paraId="7977EC17"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c>
          <w:tcPr>
            <w:tcW w:w="1862" w:type="dxa"/>
            <w:vAlign w:val="center"/>
          </w:tcPr>
          <w:p w14:paraId="08A91D1A"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c>
          <w:tcPr>
            <w:tcW w:w="1710" w:type="dxa"/>
            <w:vAlign w:val="center"/>
          </w:tcPr>
          <w:p w14:paraId="5ACE33E7"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DB32EB" w:rsidRPr="00DB32EB" w14:paraId="2C70A954" w14:textId="77777777" w:rsidTr="002F2686">
        <w:tc>
          <w:tcPr>
            <w:cnfStyle w:val="001000000000" w:firstRow="0" w:lastRow="0" w:firstColumn="1" w:lastColumn="0" w:oddVBand="0" w:evenVBand="0" w:oddHBand="0" w:evenHBand="0" w:firstRowFirstColumn="0" w:firstRowLastColumn="0" w:lastRowFirstColumn="0" w:lastRowLastColumn="0"/>
            <w:tcW w:w="894" w:type="dxa"/>
          </w:tcPr>
          <w:p w14:paraId="1DCFB0EF" w14:textId="77777777" w:rsidR="00DB32EB" w:rsidRPr="00DB32EB" w:rsidRDefault="00DB32EB" w:rsidP="002F2686">
            <w:pPr>
              <w:widowControl w:val="0"/>
              <w:autoSpaceDE w:val="0"/>
              <w:autoSpaceDN w:val="0"/>
              <w:adjustRightInd w:val="0"/>
              <w:ind w:right="67"/>
              <w:jc w:val="center"/>
              <w:rPr>
                <w:rFonts w:asciiTheme="minorHAnsi" w:hAnsiTheme="minorHAnsi" w:cstheme="minorHAnsi"/>
              </w:rPr>
            </w:pPr>
            <w:r w:rsidRPr="00DB32EB">
              <w:rPr>
                <w:rFonts w:asciiTheme="minorHAnsi" w:hAnsiTheme="minorHAnsi" w:cstheme="minorHAnsi"/>
              </w:rPr>
              <w:t>3</w:t>
            </w:r>
          </w:p>
        </w:tc>
        <w:tc>
          <w:tcPr>
            <w:tcW w:w="1638" w:type="dxa"/>
          </w:tcPr>
          <w:p w14:paraId="43C375E0" w14:textId="77777777" w:rsidR="00DB32EB" w:rsidRPr="00DB32EB" w:rsidRDefault="00DB32EB"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Productivity</w:t>
            </w:r>
          </w:p>
        </w:tc>
        <w:tc>
          <w:tcPr>
            <w:tcW w:w="1716" w:type="dxa"/>
            <w:vAlign w:val="center"/>
          </w:tcPr>
          <w:p w14:paraId="3C8DDCEE" w14:textId="77777777" w:rsidR="00DB32EB" w:rsidRPr="00DB32EB" w:rsidRDefault="00DB32EB"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c>
          <w:tcPr>
            <w:tcW w:w="1918" w:type="dxa"/>
            <w:vAlign w:val="center"/>
          </w:tcPr>
          <w:p w14:paraId="29616609" w14:textId="77777777" w:rsidR="00DB32EB" w:rsidRPr="00DB32EB" w:rsidRDefault="00DB32EB"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c>
          <w:tcPr>
            <w:tcW w:w="1862" w:type="dxa"/>
            <w:vAlign w:val="center"/>
          </w:tcPr>
          <w:p w14:paraId="18943D5D" w14:textId="77777777" w:rsidR="00DB32EB" w:rsidRPr="00DB32EB" w:rsidRDefault="00DB32EB"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c>
          <w:tcPr>
            <w:tcW w:w="1710" w:type="dxa"/>
            <w:vAlign w:val="center"/>
          </w:tcPr>
          <w:p w14:paraId="0A02E750" w14:textId="77777777" w:rsidR="00DB32EB" w:rsidRPr="00DB32EB" w:rsidRDefault="00DB32EB"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DB32EB" w:rsidRPr="00DB32EB" w14:paraId="1811A719" w14:textId="77777777" w:rsidTr="002F2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 w:type="dxa"/>
          </w:tcPr>
          <w:p w14:paraId="791CB701" w14:textId="77777777" w:rsidR="00DB32EB" w:rsidRPr="00DB32EB" w:rsidRDefault="00DB32EB" w:rsidP="002F2686">
            <w:pPr>
              <w:widowControl w:val="0"/>
              <w:autoSpaceDE w:val="0"/>
              <w:autoSpaceDN w:val="0"/>
              <w:adjustRightInd w:val="0"/>
              <w:ind w:right="67"/>
              <w:jc w:val="center"/>
              <w:rPr>
                <w:rFonts w:asciiTheme="minorHAnsi" w:hAnsiTheme="minorHAnsi" w:cstheme="minorHAnsi"/>
              </w:rPr>
            </w:pPr>
            <w:r w:rsidRPr="00DB32EB">
              <w:rPr>
                <w:rFonts w:asciiTheme="minorHAnsi" w:hAnsiTheme="minorHAnsi" w:cstheme="minorHAnsi"/>
              </w:rPr>
              <w:t>4</w:t>
            </w:r>
          </w:p>
        </w:tc>
        <w:tc>
          <w:tcPr>
            <w:tcW w:w="1638" w:type="dxa"/>
          </w:tcPr>
          <w:p w14:paraId="5DA5AA1B"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Defect Removal Efficiency (DRE)</w:t>
            </w:r>
          </w:p>
        </w:tc>
        <w:tc>
          <w:tcPr>
            <w:tcW w:w="1716" w:type="dxa"/>
            <w:vAlign w:val="center"/>
          </w:tcPr>
          <w:p w14:paraId="377BBAAE"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c>
          <w:tcPr>
            <w:tcW w:w="1918" w:type="dxa"/>
            <w:vAlign w:val="center"/>
          </w:tcPr>
          <w:p w14:paraId="20B57C21"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c>
          <w:tcPr>
            <w:tcW w:w="1862" w:type="dxa"/>
            <w:vAlign w:val="center"/>
          </w:tcPr>
          <w:p w14:paraId="6D67CC70"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c>
          <w:tcPr>
            <w:tcW w:w="1710" w:type="dxa"/>
            <w:vAlign w:val="center"/>
          </w:tcPr>
          <w:p w14:paraId="421AC558"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DB32EB" w:rsidRPr="00DB32EB" w14:paraId="5EE61A3C" w14:textId="77777777" w:rsidTr="002F2686">
        <w:tc>
          <w:tcPr>
            <w:cnfStyle w:val="001000000000" w:firstRow="0" w:lastRow="0" w:firstColumn="1" w:lastColumn="0" w:oddVBand="0" w:evenVBand="0" w:oddHBand="0" w:evenHBand="0" w:firstRowFirstColumn="0" w:firstRowLastColumn="0" w:lastRowFirstColumn="0" w:lastRowLastColumn="0"/>
            <w:tcW w:w="894" w:type="dxa"/>
          </w:tcPr>
          <w:p w14:paraId="784433A9" w14:textId="77777777" w:rsidR="00DB32EB" w:rsidRPr="00DB32EB" w:rsidRDefault="00DB32EB" w:rsidP="002F2686">
            <w:pPr>
              <w:widowControl w:val="0"/>
              <w:autoSpaceDE w:val="0"/>
              <w:autoSpaceDN w:val="0"/>
              <w:adjustRightInd w:val="0"/>
              <w:ind w:right="67"/>
              <w:jc w:val="center"/>
              <w:rPr>
                <w:rFonts w:asciiTheme="minorHAnsi" w:hAnsiTheme="minorHAnsi" w:cstheme="minorHAnsi"/>
              </w:rPr>
            </w:pPr>
            <w:r w:rsidRPr="00DB32EB">
              <w:rPr>
                <w:rFonts w:asciiTheme="minorHAnsi" w:hAnsiTheme="minorHAnsi" w:cstheme="minorHAnsi"/>
              </w:rPr>
              <w:t>5</w:t>
            </w:r>
          </w:p>
        </w:tc>
        <w:tc>
          <w:tcPr>
            <w:tcW w:w="1638" w:type="dxa"/>
          </w:tcPr>
          <w:p w14:paraId="6B7EC278" w14:textId="77777777" w:rsidR="00DB32EB" w:rsidRPr="00DB32EB" w:rsidRDefault="00DB32EB"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Review Effectiveness (RE)</w:t>
            </w:r>
          </w:p>
        </w:tc>
        <w:tc>
          <w:tcPr>
            <w:tcW w:w="1716" w:type="dxa"/>
            <w:vAlign w:val="center"/>
          </w:tcPr>
          <w:p w14:paraId="78F75AF8" w14:textId="77777777" w:rsidR="00DB32EB" w:rsidRPr="00DB32EB" w:rsidRDefault="00DB32EB"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c>
          <w:tcPr>
            <w:tcW w:w="1918" w:type="dxa"/>
            <w:vAlign w:val="center"/>
          </w:tcPr>
          <w:p w14:paraId="4469D328" w14:textId="77777777" w:rsidR="00DB32EB" w:rsidRPr="00DB32EB" w:rsidRDefault="00DB32EB"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c>
          <w:tcPr>
            <w:tcW w:w="1862" w:type="dxa"/>
            <w:vAlign w:val="center"/>
          </w:tcPr>
          <w:p w14:paraId="2AD67123" w14:textId="77777777" w:rsidR="00DB32EB" w:rsidRPr="00DB32EB" w:rsidRDefault="00DB32EB"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c>
          <w:tcPr>
            <w:tcW w:w="1710" w:type="dxa"/>
            <w:vAlign w:val="center"/>
          </w:tcPr>
          <w:p w14:paraId="7FBF09C0" w14:textId="77777777" w:rsidR="00DB32EB" w:rsidRPr="00DB32EB" w:rsidRDefault="00DB32EB"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DB32EB" w:rsidRPr="00DB32EB" w14:paraId="6B55A5FB" w14:textId="77777777" w:rsidTr="002F2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 w:type="dxa"/>
          </w:tcPr>
          <w:p w14:paraId="3C896A01" w14:textId="77777777" w:rsidR="00DB32EB" w:rsidRPr="00DB32EB" w:rsidRDefault="00DB32EB" w:rsidP="002F2686">
            <w:pPr>
              <w:widowControl w:val="0"/>
              <w:autoSpaceDE w:val="0"/>
              <w:autoSpaceDN w:val="0"/>
              <w:adjustRightInd w:val="0"/>
              <w:ind w:right="67"/>
              <w:jc w:val="center"/>
              <w:rPr>
                <w:rFonts w:asciiTheme="minorHAnsi" w:hAnsiTheme="minorHAnsi" w:cstheme="minorHAnsi"/>
              </w:rPr>
            </w:pPr>
            <w:r w:rsidRPr="00DB32EB">
              <w:rPr>
                <w:rFonts w:asciiTheme="minorHAnsi" w:hAnsiTheme="minorHAnsi" w:cstheme="minorHAnsi"/>
              </w:rPr>
              <w:t>6</w:t>
            </w:r>
          </w:p>
        </w:tc>
        <w:tc>
          <w:tcPr>
            <w:tcW w:w="1638" w:type="dxa"/>
          </w:tcPr>
          <w:p w14:paraId="7EB48C04"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Testing Efficiency (TE)</w:t>
            </w:r>
          </w:p>
        </w:tc>
        <w:tc>
          <w:tcPr>
            <w:tcW w:w="1716" w:type="dxa"/>
            <w:vAlign w:val="center"/>
          </w:tcPr>
          <w:p w14:paraId="6F6C659E"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c>
          <w:tcPr>
            <w:tcW w:w="1918" w:type="dxa"/>
            <w:vAlign w:val="center"/>
          </w:tcPr>
          <w:p w14:paraId="2C835B75"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c>
          <w:tcPr>
            <w:tcW w:w="1862" w:type="dxa"/>
            <w:vAlign w:val="center"/>
          </w:tcPr>
          <w:p w14:paraId="46585120"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c>
          <w:tcPr>
            <w:tcW w:w="1710" w:type="dxa"/>
            <w:vAlign w:val="center"/>
          </w:tcPr>
          <w:p w14:paraId="452D0640"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DB32EB" w:rsidRPr="00DB32EB" w14:paraId="58FCFE08" w14:textId="77777777" w:rsidTr="002F2686">
        <w:tc>
          <w:tcPr>
            <w:cnfStyle w:val="001000000000" w:firstRow="0" w:lastRow="0" w:firstColumn="1" w:lastColumn="0" w:oddVBand="0" w:evenVBand="0" w:oddHBand="0" w:evenHBand="0" w:firstRowFirstColumn="0" w:firstRowLastColumn="0" w:lastRowFirstColumn="0" w:lastRowLastColumn="0"/>
            <w:tcW w:w="894" w:type="dxa"/>
          </w:tcPr>
          <w:p w14:paraId="4FCD7B21" w14:textId="77777777" w:rsidR="00DB32EB" w:rsidRPr="00DB32EB" w:rsidRDefault="00DB32EB" w:rsidP="002F2686">
            <w:pPr>
              <w:widowControl w:val="0"/>
              <w:autoSpaceDE w:val="0"/>
              <w:autoSpaceDN w:val="0"/>
              <w:adjustRightInd w:val="0"/>
              <w:ind w:right="67"/>
              <w:jc w:val="center"/>
              <w:rPr>
                <w:rFonts w:asciiTheme="minorHAnsi" w:hAnsiTheme="minorHAnsi" w:cstheme="minorHAnsi"/>
              </w:rPr>
            </w:pPr>
            <w:r w:rsidRPr="00DB32EB">
              <w:rPr>
                <w:rFonts w:asciiTheme="minorHAnsi" w:hAnsiTheme="minorHAnsi" w:cstheme="minorHAnsi"/>
              </w:rPr>
              <w:t>7</w:t>
            </w:r>
          </w:p>
        </w:tc>
        <w:tc>
          <w:tcPr>
            <w:tcW w:w="1638" w:type="dxa"/>
          </w:tcPr>
          <w:p w14:paraId="18F97F07" w14:textId="77777777" w:rsidR="00DB32EB" w:rsidRPr="00DB32EB" w:rsidRDefault="00DB32EB"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Defect Density (DD)</w:t>
            </w:r>
          </w:p>
        </w:tc>
        <w:tc>
          <w:tcPr>
            <w:tcW w:w="1716" w:type="dxa"/>
            <w:vAlign w:val="center"/>
          </w:tcPr>
          <w:p w14:paraId="368AE172" w14:textId="77777777" w:rsidR="00DB32EB" w:rsidRPr="00DB32EB" w:rsidRDefault="00DB32EB"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c>
          <w:tcPr>
            <w:tcW w:w="1918" w:type="dxa"/>
            <w:vAlign w:val="center"/>
          </w:tcPr>
          <w:p w14:paraId="08F7AB35" w14:textId="77777777" w:rsidR="00DB32EB" w:rsidRPr="00DB32EB" w:rsidRDefault="00DB32EB"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c>
          <w:tcPr>
            <w:tcW w:w="1862" w:type="dxa"/>
            <w:vAlign w:val="center"/>
          </w:tcPr>
          <w:p w14:paraId="206FCD19" w14:textId="77777777" w:rsidR="00DB32EB" w:rsidRPr="00DB32EB" w:rsidRDefault="00DB32EB"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c>
          <w:tcPr>
            <w:tcW w:w="1710" w:type="dxa"/>
            <w:vAlign w:val="center"/>
          </w:tcPr>
          <w:p w14:paraId="7C1BFE70" w14:textId="77777777" w:rsidR="00DB32EB" w:rsidRPr="00DB32EB" w:rsidRDefault="00DB32EB"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DB32EB" w:rsidRPr="00DB32EB" w14:paraId="3EF1D554" w14:textId="77777777" w:rsidTr="002F2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 w:type="dxa"/>
          </w:tcPr>
          <w:p w14:paraId="7CAA4FBF" w14:textId="77777777" w:rsidR="00DB32EB" w:rsidRPr="00DB32EB" w:rsidRDefault="0040438C" w:rsidP="002F2686">
            <w:pPr>
              <w:widowControl w:val="0"/>
              <w:autoSpaceDE w:val="0"/>
              <w:autoSpaceDN w:val="0"/>
              <w:adjustRightInd w:val="0"/>
              <w:ind w:right="67"/>
              <w:jc w:val="center"/>
              <w:rPr>
                <w:rFonts w:asciiTheme="minorHAnsi" w:hAnsiTheme="minorHAnsi" w:cstheme="minorHAnsi"/>
              </w:rPr>
            </w:pPr>
            <w:r>
              <w:rPr>
                <w:rFonts w:asciiTheme="minorHAnsi" w:hAnsiTheme="minorHAnsi" w:cstheme="minorHAnsi"/>
              </w:rPr>
              <w:t>8</w:t>
            </w:r>
          </w:p>
        </w:tc>
        <w:tc>
          <w:tcPr>
            <w:tcW w:w="1638" w:type="dxa"/>
          </w:tcPr>
          <w:p w14:paraId="2CC2403C"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Median Time To repair (MTTR)</w:t>
            </w:r>
          </w:p>
        </w:tc>
        <w:tc>
          <w:tcPr>
            <w:tcW w:w="1716" w:type="dxa"/>
            <w:vAlign w:val="center"/>
          </w:tcPr>
          <w:p w14:paraId="3326FC5D"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c>
          <w:tcPr>
            <w:tcW w:w="1918" w:type="dxa"/>
            <w:vAlign w:val="center"/>
          </w:tcPr>
          <w:p w14:paraId="79AC48F5"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1862" w:type="dxa"/>
            <w:vAlign w:val="center"/>
          </w:tcPr>
          <w:p w14:paraId="6177E2A7"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1710" w:type="dxa"/>
            <w:vAlign w:val="center"/>
          </w:tcPr>
          <w:p w14:paraId="4F3F000D"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r>
      <w:tr w:rsidR="00DB32EB" w:rsidRPr="00DB32EB" w14:paraId="48106D39" w14:textId="77777777" w:rsidTr="002F2686">
        <w:tc>
          <w:tcPr>
            <w:cnfStyle w:val="001000000000" w:firstRow="0" w:lastRow="0" w:firstColumn="1" w:lastColumn="0" w:oddVBand="0" w:evenVBand="0" w:oddHBand="0" w:evenHBand="0" w:firstRowFirstColumn="0" w:firstRowLastColumn="0" w:lastRowFirstColumn="0" w:lastRowLastColumn="0"/>
            <w:tcW w:w="894" w:type="dxa"/>
          </w:tcPr>
          <w:p w14:paraId="5E91D2DA" w14:textId="77777777" w:rsidR="00DB32EB" w:rsidRPr="00DB32EB" w:rsidRDefault="0040438C" w:rsidP="002F2686">
            <w:pPr>
              <w:widowControl w:val="0"/>
              <w:autoSpaceDE w:val="0"/>
              <w:autoSpaceDN w:val="0"/>
              <w:adjustRightInd w:val="0"/>
              <w:ind w:right="67"/>
              <w:jc w:val="center"/>
              <w:rPr>
                <w:rFonts w:asciiTheme="minorHAnsi" w:hAnsiTheme="minorHAnsi" w:cstheme="minorHAnsi"/>
              </w:rPr>
            </w:pPr>
            <w:r>
              <w:rPr>
                <w:rFonts w:asciiTheme="minorHAnsi" w:hAnsiTheme="minorHAnsi" w:cstheme="minorHAnsi"/>
              </w:rPr>
              <w:t>9</w:t>
            </w:r>
          </w:p>
        </w:tc>
        <w:tc>
          <w:tcPr>
            <w:tcW w:w="1638" w:type="dxa"/>
          </w:tcPr>
          <w:p w14:paraId="1B52DF25" w14:textId="77777777" w:rsidR="00DB32EB" w:rsidRPr="00DB32EB" w:rsidRDefault="00DB32EB"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Re-open %</w:t>
            </w:r>
          </w:p>
        </w:tc>
        <w:tc>
          <w:tcPr>
            <w:tcW w:w="1716" w:type="dxa"/>
            <w:vAlign w:val="center"/>
          </w:tcPr>
          <w:p w14:paraId="55476223" w14:textId="77777777" w:rsidR="00DB32EB" w:rsidRPr="00DB32EB" w:rsidRDefault="00DB32EB"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c>
          <w:tcPr>
            <w:tcW w:w="1918" w:type="dxa"/>
            <w:vAlign w:val="center"/>
          </w:tcPr>
          <w:p w14:paraId="2E8CAE6F" w14:textId="77777777" w:rsidR="00DB32EB" w:rsidRPr="00DB32EB" w:rsidRDefault="00DB32EB"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862" w:type="dxa"/>
            <w:vAlign w:val="center"/>
          </w:tcPr>
          <w:p w14:paraId="660CAA5E" w14:textId="77777777" w:rsidR="00DB32EB" w:rsidRPr="00DB32EB" w:rsidRDefault="00DB32EB"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710" w:type="dxa"/>
            <w:vAlign w:val="center"/>
          </w:tcPr>
          <w:p w14:paraId="0EF0D462" w14:textId="77777777" w:rsidR="00DB32EB" w:rsidRPr="00DB32EB" w:rsidRDefault="00DB32EB"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r>
      <w:tr w:rsidR="00DB32EB" w:rsidRPr="00DB32EB" w14:paraId="1F9289FC" w14:textId="77777777" w:rsidTr="002F2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 w:type="dxa"/>
          </w:tcPr>
          <w:p w14:paraId="393AF155" w14:textId="77777777" w:rsidR="00DB32EB" w:rsidRPr="00DB32EB" w:rsidRDefault="00DB32EB" w:rsidP="002F2686">
            <w:pPr>
              <w:widowControl w:val="0"/>
              <w:autoSpaceDE w:val="0"/>
              <w:autoSpaceDN w:val="0"/>
              <w:adjustRightInd w:val="0"/>
              <w:ind w:right="67"/>
              <w:jc w:val="center"/>
              <w:rPr>
                <w:rFonts w:asciiTheme="minorHAnsi" w:hAnsiTheme="minorHAnsi" w:cstheme="minorHAnsi"/>
              </w:rPr>
            </w:pPr>
            <w:r w:rsidRPr="00DB32EB">
              <w:rPr>
                <w:rFonts w:asciiTheme="minorHAnsi" w:hAnsiTheme="minorHAnsi" w:cstheme="minorHAnsi"/>
              </w:rPr>
              <w:t>1</w:t>
            </w:r>
            <w:r w:rsidR="0040438C">
              <w:rPr>
                <w:rFonts w:asciiTheme="minorHAnsi" w:hAnsiTheme="minorHAnsi" w:cstheme="minorHAnsi"/>
              </w:rPr>
              <w:t>0</w:t>
            </w:r>
          </w:p>
        </w:tc>
        <w:tc>
          <w:tcPr>
            <w:tcW w:w="1638" w:type="dxa"/>
          </w:tcPr>
          <w:p w14:paraId="25492A9D"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Process Compliance Index (PCI)</w:t>
            </w:r>
          </w:p>
        </w:tc>
        <w:tc>
          <w:tcPr>
            <w:tcW w:w="1716" w:type="dxa"/>
            <w:vAlign w:val="center"/>
          </w:tcPr>
          <w:p w14:paraId="02F48F9F"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c>
          <w:tcPr>
            <w:tcW w:w="1918" w:type="dxa"/>
            <w:vAlign w:val="center"/>
          </w:tcPr>
          <w:p w14:paraId="7B367E48"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c>
          <w:tcPr>
            <w:tcW w:w="1862" w:type="dxa"/>
            <w:vAlign w:val="center"/>
          </w:tcPr>
          <w:p w14:paraId="749780D9"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c>
          <w:tcPr>
            <w:tcW w:w="1710" w:type="dxa"/>
            <w:vAlign w:val="center"/>
          </w:tcPr>
          <w:p w14:paraId="7336FCF0"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r>
      <w:tr w:rsidR="0040438C" w:rsidRPr="00DB32EB" w14:paraId="25F90200" w14:textId="77777777" w:rsidTr="009460C3">
        <w:tc>
          <w:tcPr>
            <w:cnfStyle w:val="001000000000" w:firstRow="0" w:lastRow="0" w:firstColumn="1" w:lastColumn="0" w:oddVBand="0" w:evenVBand="0" w:oddHBand="0" w:evenHBand="0" w:firstRowFirstColumn="0" w:firstRowLastColumn="0" w:lastRowFirstColumn="0" w:lastRowLastColumn="0"/>
            <w:tcW w:w="894" w:type="dxa"/>
          </w:tcPr>
          <w:p w14:paraId="53C459B1" w14:textId="77777777" w:rsidR="0040438C" w:rsidRPr="00DB32EB" w:rsidRDefault="0040438C" w:rsidP="0040438C">
            <w:pPr>
              <w:widowControl w:val="0"/>
              <w:autoSpaceDE w:val="0"/>
              <w:autoSpaceDN w:val="0"/>
              <w:adjustRightInd w:val="0"/>
              <w:ind w:right="67"/>
              <w:jc w:val="center"/>
              <w:rPr>
                <w:rFonts w:asciiTheme="minorHAnsi" w:hAnsiTheme="minorHAnsi" w:cstheme="minorHAnsi"/>
              </w:rPr>
            </w:pPr>
            <w:r>
              <w:rPr>
                <w:rFonts w:asciiTheme="minorHAnsi" w:hAnsiTheme="minorHAnsi" w:cstheme="minorHAnsi"/>
              </w:rPr>
              <w:t>11</w:t>
            </w:r>
          </w:p>
        </w:tc>
        <w:tc>
          <w:tcPr>
            <w:tcW w:w="1638" w:type="dxa"/>
          </w:tcPr>
          <w:p w14:paraId="2EB1D0A4" w14:textId="77777777" w:rsidR="0040438C" w:rsidRPr="00DB32EB" w:rsidRDefault="0040438C" w:rsidP="0040438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Cost variance</w:t>
            </w:r>
          </w:p>
        </w:tc>
        <w:tc>
          <w:tcPr>
            <w:tcW w:w="1716" w:type="dxa"/>
            <w:vAlign w:val="center"/>
          </w:tcPr>
          <w:p w14:paraId="769DE849" w14:textId="77777777" w:rsidR="0040438C" w:rsidRPr="0040438C" w:rsidRDefault="0040438C" w:rsidP="009460C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A1357">
              <w:rPr>
                <w:rFonts w:asciiTheme="minorHAnsi" w:hAnsiTheme="minorHAnsi" w:cstheme="minorHAnsi"/>
              </w:rPr>
              <w:t>√</w:t>
            </w:r>
          </w:p>
        </w:tc>
        <w:tc>
          <w:tcPr>
            <w:tcW w:w="1918" w:type="dxa"/>
            <w:vAlign w:val="center"/>
          </w:tcPr>
          <w:p w14:paraId="22E52804" w14:textId="77777777" w:rsidR="0040438C" w:rsidRPr="0040438C" w:rsidRDefault="0040438C" w:rsidP="009460C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A1357">
              <w:rPr>
                <w:rFonts w:asciiTheme="minorHAnsi" w:hAnsiTheme="minorHAnsi" w:cstheme="minorHAnsi"/>
              </w:rPr>
              <w:t>√</w:t>
            </w:r>
          </w:p>
        </w:tc>
        <w:tc>
          <w:tcPr>
            <w:tcW w:w="1862" w:type="dxa"/>
            <w:vAlign w:val="center"/>
          </w:tcPr>
          <w:p w14:paraId="4C3CDFB8" w14:textId="77777777" w:rsidR="0040438C" w:rsidRPr="0040438C" w:rsidRDefault="0040438C" w:rsidP="009460C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A1357">
              <w:rPr>
                <w:rFonts w:asciiTheme="minorHAnsi" w:hAnsiTheme="minorHAnsi" w:cstheme="minorHAnsi"/>
              </w:rPr>
              <w:t>√</w:t>
            </w:r>
          </w:p>
        </w:tc>
        <w:tc>
          <w:tcPr>
            <w:tcW w:w="1710" w:type="dxa"/>
            <w:vAlign w:val="center"/>
          </w:tcPr>
          <w:p w14:paraId="565F6D82" w14:textId="77777777" w:rsidR="0040438C" w:rsidRPr="0040438C" w:rsidRDefault="0040438C" w:rsidP="009460C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A1357">
              <w:rPr>
                <w:rFonts w:asciiTheme="minorHAnsi" w:hAnsiTheme="minorHAnsi" w:cstheme="minorHAnsi"/>
              </w:rPr>
              <w:t>√</w:t>
            </w:r>
          </w:p>
        </w:tc>
      </w:tr>
      <w:tr w:rsidR="009460C3" w:rsidRPr="00DB32EB" w14:paraId="7D7BABA3" w14:textId="77777777" w:rsidTr="00946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 w:type="dxa"/>
          </w:tcPr>
          <w:p w14:paraId="5CCE7172" w14:textId="77777777" w:rsidR="009460C3" w:rsidRDefault="009460C3" w:rsidP="009460C3">
            <w:pPr>
              <w:widowControl w:val="0"/>
              <w:autoSpaceDE w:val="0"/>
              <w:autoSpaceDN w:val="0"/>
              <w:adjustRightInd w:val="0"/>
              <w:ind w:right="67"/>
              <w:jc w:val="center"/>
              <w:rPr>
                <w:rFonts w:asciiTheme="minorHAnsi" w:hAnsiTheme="minorHAnsi" w:cstheme="minorHAnsi"/>
              </w:rPr>
            </w:pPr>
            <w:r>
              <w:rPr>
                <w:rFonts w:asciiTheme="minorHAnsi" w:hAnsiTheme="minorHAnsi" w:cstheme="minorHAnsi"/>
              </w:rPr>
              <w:t>12</w:t>
            </w:r>
          </w:p>
        </w:tc>
        <w:tc>
          <w:tcPr>
            <w:tcW w:w="1638" w:type="dxa"/>
          </w:tcPr>
          <w:p w14:paraId="76E30C23" w14:textId="77777777" w:rsidR="009460C3" w:rsidRDefault="009460C3" w:rsidP="009460C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Requirement Stability Index</w:t>
            </w:r>
          </w:p>
        </w:tc>
        <w:tc>
          <w:tcPr>
            <w:tcW w:w="1716" w:type="dxa"/>
            <w:vAlign w:val="center"/>
          </w:tcPr>
          <w:p w14:paraId="7F557FDD" w14:textId="77777777" w:rsidR="009460C3" w:rsidRDefault="009460C3" w:rsidP="009460C3">
            <w:pPr>
              <w:jc w:val="center"/>
              <w:cnfStyle w:val="000000100000" w:firstRow="0" w:lastRow="0" w:firstColumn="0" w:lastColumn="0" w:oddVBand="0" w:evenVBand="0" w:oddHBand="1" w:evenHBand="0" w:firstRowFirstColumn="0" w:firstRowLastColumn="0" w:lastRowFirstColumn="0" w:lastRowLastColumn="0"/>
            </w:pPr>
            <w:r w:rsidRPr="001A7115">
              <w:rPr>
                <w:rFonts w:asciiTheme="minorHAnsi" w:hAnsiTheme="minorHAnsi" w:cstheme="minorHAnsi"/>
              </w:rPr>
              <w:t>√</w:t>
            </w:r>
          </w:p>
        </w:tc>
        <w:tc>
          <w:tcPr>
            <w:tcW w:w="1918" w:type="dxa"/>
            <w:vAlign w:val="center"/>
          </w:tcPr>
          <w:p w14:paraId="0E1749E2" w14:textId="77777777" w:rsidR="009460C3" w:rsidRDefault="009460C3" w:rsidP="009460C3">
            <w:pPr>
              <w:jc w:val="center"/>
              <w:cnfStyle w:val="000000100000" w:firstRow="0" w:lastRow="0" w:firstColumn="0" w:lastColumn="0" w:oddVBand="0" w:evenVBand="0" w:oddHBand="1" w:evenHBand="0" w:firstRowFirstColumn="0" w:firstRowLastColumn="0" w:lastRowFirstColumn="0" w:lastRowLastColumn="0"/>
            </w:pPr>
            <w:r w:rsidRPr="001A7115">
              <w:rPr>
                <w:rFonts w:asciiTheme="minorHAnsi" w:hAnsiTheme="minorHAnsi" w:cstheme="minorHAnsi"/>
              </w:rPr>
              <w:t>√</w:t>
            </w:r>
          </w:p>
        </w:tc>
        <w:tc>
          <w:tcPr>
            <w:tcW w:w="1862" w:type="dxa"/>
            <w:vAlign w:val="center"/>
          </w:tcPr>
          <w:p w14:paraId="2E7A1BAC" w14:textId="77777777" w:rsidR="009460C3" w:rsidRDefault="009460C3" w:rsidP="009460C3">
            <w:pPr>
              <w:jc w:val="center"/>
              <w:cnfStyle w:val="000000100000" w:firstRow="0" w:lastRow="0" w:firstColumn="0" w:lastColumn="0" w:oddVBand="0" w:evenVBand="0" w:oddHBand="1" w:evenHBand="0" w:firstRowFirstColumn="0" w:firstRowLastColumn="0" w:lastRowFirstColumn="0" w:lastRowLastColumn="0"/>
            </w:pPr>
            <w:r w:rsidRPr="001A7115">
              <w:rPr>
                <w:rFonts w:asciiTheme="minorHAnsi" w:hAnsiTheme="minorHAnsi" w:cstheme="minorHAnsi"/>
              </w:rPr>
              <w:t>√</w:t>
            </w:r>
          </w:p>
        </w:tc>
        <w:tc>
          <w:tcPr>
            <w:tcW w:w="1710" w:type="dxa"/>
            <w:vAlign w:val="center"/>
          </w:tcPr>
          <w:p w14:paraId="1D8474A5" w14:textId="77777777" w:rsidR="009460C3" w:rsidRPr="00BA1357" w:rsidRDefault="009460C3" w:rsidP="009460C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bl>
    <w:p w14:paraId="0C749A48" w14:textId="77777777" w:rsidR="00DB32EB" w:rsidRPr="00DB32EB" w:rsidRDefault="00DB32EB" w:rsidP="00DB32EB">
      <w:pPr>
        <w:pStyle w:val="Default"/>
        <w:ind w:left="720"/>
        <w:jc w:val="both"/>
        <w:rPr>
          <w:rFonts w:asciiTheme="minorHAnsi" w:hAnsiTheme="minorHAnsi" w:cstheme="minorHAnsi"/>
          <w:color w:val="auto"/>
          <w:sz w:val="22"/>
          <w:szCs w:val="22"/>
        </w:rPr>
      </w:pPr>
    </w:p>
    <w:p w14:paraId="704F7E9D" w14:textId="77777777" w:rsidR="00DB32EB" w:rsidRPr="00DB32EB" w:rsidRDefault="00DB32EB" w:rsidP="00DB32EB">
      <w:pPr>
        <w:pStyle w:val="Default"/>
        <w:ind w:left="720"/>
        <w:jc w:val="both"/>
        <w:rPr>
          <w:rFonts w:asciiTheme="minorHAnsi" w:hAnsiTheme="minorHAnsi" w:cstheme="minorHAnsi"/>
          <w:color w:val="auto"/>
          <w:sz w:val="22"/>
          <w:szCs w:val="22"/>
        </w:rPr>
      </w:pPr>
    </w:p>
    <w:p w14:paraId="34B951A9" w14:textId="77777777" w:rsidR="00DB32EB" w:rsidRPr="00DB32EB" w:rsidRDefault="00DB32EB" w:rsidP="003D5760">
      <w:pPr>
        <w:pStyle w:val="Default"/>
        <w:numPr>
          <w:ilvl w:val="0"/>
          <w:numId w:val="15"/>
        </w:numPr>
        <w:jc w:val="both"/>
        <w:rPr>
          <w:rFonts w:asciiTheme="minorHAnsi" w:hAnsiTheme="minorHAnsi" w:cstheme="minorHAnsi"/>
          <w:b/>
          <w:color w:val="auto"/>
          <w:sz w:val="22"/>
          <w:szCs w:val="22"/>
          <w:u w:val="single"/>
        </w:rPr>
      </w:pPr>
      <w:r w:rsidRPr="00DB32EB">
        <w:rPr>
          <w:rFonts w:asciiTheme="minorHAnsi" w:hAnsiTheme="minorHAnsi" w:cstheme="minorHAnsi"/>
          <w:b/>
          <w:color w:val="auto"/>
          <w:sz w:val="22"/>
          <w:szCs w:val="22"/>
          <w:u w:val="single"/>
        </w:rPr>
        <w:t>For Teams</w:t>
      </w:r>
    </w:p>
    <w:p w14:paraId="447E875A" w14:textId="77777777" w:rsidR="00DB32EB" w:rsidRPr="00DB32EB" w:rsidRDefault="00DB32EB" w:rsidP="00DB32EB">
      <w:pPr>
        <w:pStyle w:val="Default"/>
        <w:jc w:val="both"/>
        <w:rPr>
          <w:rFonts w:asciiTheme="minorHAnsi" w:hAnsiTheme="minorHAnsi" w:cstheme="minorHAnsi"/>
          <w:b/>
          <w:color w:val="auto"/>
          <w:sz w:val="22"/>
          <w:szCs w:val="22"/>
          <w:u w:val="single"/>
        </w:rPr>
      </w:pPr>
    </w:p>
    <w:tbl>
      <w:tblPr>
        <w:tblStyle w:val="GridTable4-Accent11"/>
        <w:tblW w:w="0" w:type="auto"/>
        <w:tblLayout w:type="fixed"/>
        <w:tblLook w:val="04A0" w:firstRow="1" w:lastRow="0" w:firstColumn="1" w:lastColumn="0" w:noHBand="0" w:noVBand="1"/>
      </w:tblPr>
      <w:tblGrid>
        <w:gridCol w:w="894"/>
        <w:gridCol w:w="1638"/>
        <w:gridCol w:w="1716"/>
        <w:gridCol w:w="1260"/>
        <w:gridCol w:w="900"/>
        <w:gridCol w:w="1710"/>
        <w:gridCol w:w="1350"/>
      </w:tblGrid>
      <w:tr w:rsidR="00DB32EB" w:rsidRPr="00DB32EB" w14:paraId="023FB156" w14:textId="77777777" w:rsidTr="002F26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 w:type="dxa"/>
            <w:vMerge w:val="restart"/>
          </w:tcPr>
          <w:p w14:paraId="451B620F" w14:textId="77777777" w:rsidR="00DB32EB" w:rsidRPr="00DB32EB" w:rsidRDefault="00DB32EB" w:rsidP="002F2686">
            <w:pPr>
              <w:widowControl w:val="0"/>
              <w:autoSpaceDE w:val="0"/>
              <w:autoSpaceDN w:val="0"/>
              <w:adjustRightInd w:val="0"/>
              <w:ind w:right="67"/>
              <w:rPr>
                <w:rFonts w:asciiTheme="minorHAnsi" w:hAnsiTheme="minorHAnsi" w:cstheme="minorHAnsi"/>
                <w:color w:val="auto"/>
              </w:rPr>
            </w:pPr>
            <w:proofErr w:type="spellStart"/>
            <w:r w:rsidRPr="00DB32EB">
              <w:rPr>
                <w:rFonts w:asciiTheme="minorHAnsi" w:hAnsiTheme="minorHAnsi" w:cstheme="minorHAnsi"/>
                <w:color w:val="auto"/>
              </w:rPr>
              <w:t>S.No</w:t>
            </w:r>
            <w:proofErr w:type="spellEnd"/>
            <w:r w:rsidRPr="00DB32EB">
              <w:rPr>
                <w:rFonts w:asciiTheme="minorHAnsi" w:hAnsiTheme="minorHAnsi" w:cstheme="minorHAnsi"/>
                <w:color w:val="auto"/>
              </w:rPr>
              <w:t>.</w:t>
            </w:r>
          </w:p>
        </w:tc>
        <w:tc>
          <w:tcPr>
            <w:tcW w:w="1638" w:type="dxa"/>
            <w:vMerge w:val="restart"/>
          </w:tcPr>
          <w:p w14:paraId="468DB589" w14:textId="77777777" w:rsidR="00DB32EB" w:rsidRPr="00DB32EB" w:rsidRDefault="00DB32EB" w:rsidP="002F2686">
            <w:pPr>
              <w:widowControl w:val="0"/>
              <w:autoSpaceDE w:val="0"/>
              <w:autoSpaceDN w:val="0"/>
              <w:adjustRightInd w:val="0"/>
              <w:ind w:right="67"/>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DB32EB">
              <w:rPr>
                <w:rFonts w:asciiTheme="minorHAnsi" w:hAnsiTheme="minorHAnsi" w:cstheme="minorHAnsi"/>
                <w:color w:val="auto"/>
              </w:rPr>
              <w:t>Metrics</w:t>
            </w:r>
          </w:p>
        </w:tc>
        <w:tc>
          <w:tcPr>
            <w:tcW w:w="1716" w:type="dxa"/>
            <w:vMerge w:val="restart"/>
          </w:tcPr>
          <w:p w14:paraId="457A2BAD" w14:textId="77777777" w:rsidR="00DB32EB" w:rsidRPr="00DB32EB" w:rsidRDefault="00DB32EB" w:rsidP="002F2686">
            <w:pPr>
              <w:widowControl w:val="0"/>
              <w:autoSpaceDE w:val="0"/>
              <w:autoSpaceDN w:val="0"/>
              <w:adjustRightInd w:val="0"/>
              <w:ind w:right="67"/>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DB32EB">
              <w:rPr>
                <w:rFonts w:asciiTheme="minorHAnsi" w:hAnsiTheme="minorHAnsi" w:cstheme="minorHAnsi"/>
                <w:color w:val="auto"/>
              </w:rPr>
              <w:t>Organizational Level</w:t>
            </w:r>
          </w:p>
        </w:tc>
        <w:tc>
          <w:tcPr>
            <w:tcW w:w="3870" w:type="dxa"/>
            <w:gridSpan w:val="3"/>
          </w:tcPr>
          <w:p w14:paraId="7AEA5CB1" w14:textId="77777777" w:rsidR="00DB32EB" w:rsidRPr="00DB32EB" w:rsidRDefault="00DB32EB" w:rsidP="002F2686">
            <w:pPr>
              <w:widowControl w:val="0"/>
              <w:autoSpaceDE w:val="0"/>
              <w:autoSpaceDN w:val="0"/>
              <w:adjustRightInd w:val="0"/>
              <w:ind w:right="67"/>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DB32EB">
              <w:rPr>
                <w:rFonts w:asciiTheme="minorHAnsi" w:hAnsiTheme="minorHAnsi" w:cstheme="minorHAnsi"/>
                <w:color w:val="auto"/>
              </w:rPr>
              <w:t>Teams</w:t>
            </w:r>
          </w:p>
        </w:tc>
        <w:tc>
          <w:tcPr>
            <w:tcW w:w="1350" w:type="dxa"/>
          </w:tcPr>
          <w:p w14:paraId="0BF2F222" w14:textId="77777777" w:rsidR="00DB32EB" w:rsidRPr="00DB32EB" w:rsidRDefault="00DB32EB" w:rsidP="002F2686">
            <w:pPr>
              <w:widowControl w:val="0"/>
              <w:autoSpaceDE w:val="0"/>
              <w:autoSpaceDN w:val="0"/>
              <w:adjustRightInd w:val="0"/>
              <w:ind w:right="67"/>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p>
        </w:tc>
      </w:tr>
      <w:tr w:rsidR="00DB32EB" w:rsidRPr="00DB32EB" w14:paraId="19175F2A" w14:textId="77777777" w:rsidTr="002F2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 w:type="dxa"/>
            <w:vMerge/>
          </w:tcPr>
          <w:p w14:paraId="6082DF72" w14:textId="77777777" w:rsidR="00DB32EB" w:rsidRPr="00DB32EB" w:rsidRDefault="00DB32EB" w:rsidP="002F2686">
            <w:pPr>
              <w:widowControl w:val="0"/>
              <w:autoSpaceDE w:val="0"/>
              <w:autoSpaceDN w:val="0"/>
              <w:adjustRightInd w:val="0"/>
              <w:ind w:right="67"/>
              <w:rPr>
                <w:rFonts w:asciiTheme="minorHAnsi" w:hAnsiTheme="minorHAnsi" w:cstheme="minorHAnsi"/>
              </w:rPr>
            </w:pPr>
          </w:p>
        </w:tc>
        <w:tc>
          <w:tcPr>
            <w:tcW w:w="1638" w:type="dxa"/>
            <w:vMerge/>
          </w:tcPr>
          <w:p w14:paraId="17C302E4"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1716" w:type="dxa"/>
            <w:vMerge/>
          </w:tcPr>
          <w:p w14:paraId="2F52B394" w14:textId="77777777" w:rsidR="00DB32EB" w:rsidRPr="00DB32EB" w:rsidRDefault="00DB32EB" w:rsidP="002F2686">
            <w:pPr>
              <w:widowControl w:val="0"/>
              <w:autoSpaceDE w:val="0"/>
              <w:autoSpaceDN w:val="0"/>
              <w:adjustRightInd w:val="0"/>
              <w:ind w:right="67"/>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1260" w:type="dxa"/>
          </w:tcPr>
          <w:p w14:paraId="12C00AF0" w14:textId="77777777" w:rsidR="00DB32EB" w:rsidRPr="00DB32EB" w:rsidRDefault="00DB32EB" w:rsidP="002F2686">
            <w:pPr>
              <w:widowControl w:val="0"/>
              <w:autoSpaceDE w:val="0"/>
              <w:autoSpaceDN w:val="0"/>
              <w:adjustRightInd w:val="0"/>
              <w:ind w:right="67"/>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SQA</w:t>
            </w:r>
          </w:p>
        </w:tc>
        <w:tc>
          <w:tcPr>
            <w:tcW w:w="900" w:type="dxa"/>
          </w:tcPr>
          <w:p w14:paraId="6C704851" w14:textId="77777777" w:rsidR="00DB32EB" w:rsidRPr="00DB32EB" w:rsidRDefault="00123A01" w:rsidP="002F2686">
            <w:pPr>
              <w:widowControl w:val="0"/>
              <w:autoSpaceDE w:val="0"/>
              <w:autoSpaceDN w:val="0"/>
              <w:adjustRightInd w:val="0"/>
              <w:ind w:right="67"/>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SEPG</w:t>
            </w:r>
          </w:p>
        </w:tc>
        <w:tc>
          <w:tcPr>
            <w:tcW w:w="1710" w:type="dxa"/>
          </w:tcPr>
          <w:p w14:paraId="2A932EEF" w14:textId="77777777" w:rsidR="00DB32EB" w:rsidRPr="00DB32EB" w:rsidRDefault="00DB32EB" w:rsidP="002F2686">
            <w:pPr>
              <w:widowControl w:val="0"/>
              <w:autoSpaceDE w:val="0"/>
              <w:autoSpaceDN w:val="0"/>
              <w:adjustRightInd w:val="0"/>
              <w:ind w:right="67"/>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Procurement</w:t>
            </w:r>
          </w:p>
        </w:tc>
        <w:tc>
          <w:tcPr>
            <w:tcW w:w="1350" w:type="dxa"/>
          </w:tcPr>
          <w:p w14:paraId="6B7C42B1" w14:textId="77777777" w:rsidR="00DB32EB" w:rsidRPr="00DB32EB" w:rsidRDefault="00DB32EB" w:rsidP="002F2686">
            <w:pPr>
              <w:widowControl w:val="0"/>
              <w:autoSpaceDE w:val="0"/>
              <w:autoSpaceDN w:val="0"/>
              <w:adjustRightInd w:val="0"/>
              <w:ind w:right="67"/>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Training</w:t>
            </w:r>
          </w:p>
        </w:tc>
      </w:tr>
      <w:tr w:rsidR="00DB32EB" w:rsidRPr="00DB32EB" w14:paraId="0102BD43" w14:textId="77777777" w:rsidTr="002F2686">
        <w:tc>
          <w:tcPr>
            <w:cnfStyle w:val="001000000000" w:firstRow="0" w:lastRow="0" w:firstColumn="1" w:lastColumn="0" w:oddVBand="0" w:evenVBand="0" w:oddHBand="0" w:evenHBand="0" w:firstRowFirstColumn="0" w:firstRowLastColumn="0" w:lastRowFirstColumn="0" w:lastRowLastColumn="0"/>
            <w:tcW w:w="894" w:type="dxa"/>
          </w:tcPr>
          <w:p w14:paraId="30AA803C" w14:textId="77777777" w:rsidR="00DB32EB" w:rsidRPr="00DB32EB" w:rsidRDefault="00DB32EB" w:rsidP="002F2686">
            <w:pPr>
              <w:widowControl w:val="0"/>
              <w:autoSpaceDE w:val="0"/>
              <w:autoSpaceDN w:val="0"/>
              <w:adjustRightInd w:val="0"/>
              <w:ind w:right="67"/>
              <w:jc w:val="center"/>
              <w:rPr>
                <w:rFonts w:asciiTheme="minorHAnsi" w:hAnsiTheme="minorHAnsi" w:cstheme="minorHAnsi"/>
              </w:rPr>
            </w:pPr>
            <w:r w:rsidRPr="00DB32EB">
              <w:rPr>
                <w:rFonts w:asciiTheme="minorHAnsi" w:hAnsiTheme="minorHAnsi" w:cstheme="minorHAnsi"/>
              </w:rPr>
              <w:t>1</w:t>
            </w:r>
          </w:p>
        </w:tc>
        <w:tc>
          <w:tcPr>
            <w:tcW w:w="1638" w:type="dxa"/>
          </w:tcPr>
          <w:p w14:paraId="18065D8F" w14:textId="77777777" w:rsidR="00DB32EB" w:rsidRPr="00DB32EB" w:rsidRDefault="00DB32EB"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Delivery Period Delay</w:t>
            </w:r>
          </w:p>
        </w:tc>
        <w:tc>
          <w:tcPr>
            <w:tcW w:w="1716" w:type="dxa"/>
            <w:vAlign w:val="center"/>
          </w:tcPr>
          <w:p w14:paraId="473FEFAB" w14:textId="77777777" w:rsidR="00DB32EB" w:rsidRPr="00DB32EB" w:rsidRDefault="00DB32EB"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c>
          <w:tcPr>
            <w:tcW w:w="1260" w:type="dxa"/>
            <w:vAlign w:val="center"/>
          </w:tcPr>
          <w:p w14:paraId="7ADA6037" w14:textId="77777777" w:rsidR="00DB32EB" w:rsidRPr="00DB32EB" w:rsidRDefault="00DB32EB"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900" w:type="dxa"/>
            <w:vAlign w:val="center"/>
          </w:tcPr>
          <w:p w14:paraId="26AA09CE" w14:textId="77777777" w:rsidR="00DB32EB" w:rsidRPr="00DB32EB" w:rsidRDefault="00DB32EB"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710" w:type="dxa"/>
            <w:vAlign w:val="center"/>
          </w:tcPr>
          <w:p w14:paraId="6446E5FF" w14:textId="77777777" w:rsidR="00DB32EB" w:rsidRPr="00DB32EB" w:rsidRDefault="00DB32EB"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c>
          <w:tcPr>
            <w:tcW w:w="1350" w:type="dxa"/>
            <w:vAlign w:val="center"/>
          </w:tcPr>
          <w:p w14:paraId="0EF25064" w14:textId="77777777" w:rsidR="00DB32EB" w:rsidRPr="00DB32EB" w:rsidRDefault="00DB32EB"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DB32EB" w:rsidRPr="00DB32EB" w14:paraId="0C00AC9E" w14:textId="77777777" w:rsidTr="002F2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 w:type="dxa"/>
          </w:tcPr>
          <w:p w14:paraId="612357E7" w14:textId="77777777" w:rsidR="00DB32EB" w:rsidRPr="00DB32EB" w:rsidRDefault="00DB32EB" w:rsidP="002F2686">
            <w:pPr>
              <w:widowControl w:val="0"/>
              <w:autoSpaceDE w:val="0"/>
              <w:autoSpaceDN w:val="0"/>
              <w:adjustRightInd w:val="0"/>
              <w:ind w:right="67"/>
              <w:jc w:val="center"/>
              <w:rPr>
                <w:rFonts w:asciiTheme="minorHAnsi" w:hAnsiTheme="minorHAnsi" w:cstheme="minorHAnsi"/>
              </w:rPr>
            </w:pPr>
            <w:r w:rsidRPr="00DB32EB">
              <w:rPr>
                <w:rFonts w:asciiTheme="minorHAnsi" w:hAnsiTheme="minorHAnsi" w:cstheme="minorHAnsi"/>
              </w:rPr>
              <w:lastRenderedPageBreak/>
              <w:t>2</w:t>
            </w:r>
          </w:p>
        </w:tc>
        <w:tc>
          <w:tcPr>
            <w:tcW w:w="1638" w:type="dxa"/>
          </w:tcPr>
          <w:p w14:paraId="23F02B56"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Number of improvements implemented</w:t>
            </w:r>
          </w:p>
        </w:tc>
        <w:tc>
          <w:tcPr>
            <w:tcW w:w="1716" w:type="dxa"/>
            <w:vAlign w:val="center"/>
          </w:tcPr>
          <w:p w14:paraId="4FBB4F31"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c>
          <w:tcPr>
            <w:tcW w:w="1260" w:type="dxa"/>
            <w:vAlign w:val="center"/>
          </w:tcPr>
          <w:p w14:paraId="5FD9F98B"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900" w:type="dxa"/>
            <w:vAlign w:val="center"/>
          </w:tcPr>
          <w:p w14:paraId="4847352B"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c>
          <w:tcPr>
            <w:tcW w:w="1710" w:type="dxa"/>
            <w:vAlign w:val="center"/>
          </w:tcPr>
          <w:p w14:paraId="6ECF8D22"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1350" w:type="dxa"/>
            <w:vAlign w:val="center"/>
          </w:tcPr>
          <w:p w14:paraId="2B663B60"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DB32EB" w:rsidRPr="00DB32EB" w14:paraId="67DFC3DE" w14:textId="77777777" w:rsidTr="002F2686">
        <w:tc>
          <w:tcPr>
            <w:cnfStyle w:val="001000000000" w:firstRow="0" w:lastRow="0" w:firstColumn="1" w:lastColumn="0" w:oddVBand="0" w:evenVBand="0" w:oddHBand="0" w:evenHBand="0" w:firstRowFirstColumn="0" w:firstRowLastColumn="0" w:lastRowFirstColumn="0" w:lastRowLastColumn="0"/>
            <w:tcW w:w="894" w:type="dxa"/>
          </w:tcPr>
          <w:p w14:paraId="10EADB9B" w14:textId="77777777" w:rsidR="00DB32EB" w:rsidRPr="00DB32EB" w:rsidRDefault="00DB32EB" w:rsidP="002F2686">
            <w:pPr>
              <w:widowControl w:val="0"/>
              <w:autoSpaceDE w:val="0"/>
              <w:autoSpaceDN w:val="0"/>
              <w:adjustRightInd w:val="0"/>
              <w:ind w:right="67"/>
              <w:jc w:val="center"/>
              <w:rPr>
                <w:rFonts w:asciiTheme="minorHAnsi" w:hAnsiTheme="minorHAnsi" w:cstheme="minorHAnsi"/>
              </w:rPr>
            </w:pPr>
            <w:r w:rsidRPr="00DB32EB">
              <w:rPr>
                <w:rFonts w:asciiTheme="minorHAnsi" w:hAnsiTheme="minorHAnsi" w:cstheme="minorHAnsi"/>
              </w:rPr>
              <w:t>3</w:t>
            </w:r>
          </w:p>
        </w:tc>
        <w:tc>
          <w:tcPr>
            <w:tcW w:w="1638" w:type="dxa"/>
          </w:tcPr>
          <w:p w14:paraId="1CF7713F" w14:textId="77777777" w:rsidR="00DB32EB" w:rsidRPr="00DB32EB" w:rsidRDefault="00DB32EB"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Average Non-Compliance Per Project</w:t>
            </w:r>
          </w:p>
        </w:tc>
        <w:tc>
          <w:tcPr>
            <w:tcW w:w="1716" w:type="dxa"/>
            <w:vAlign w:val="center"/>
          </w:tcPr>
          <w:p w14:paraId="5BC0509B" w14:textId="77777777" w:rsidR="00DB32EB" w:rsidRPr="00DB32EB" w:rsidRDefault="00DB32EB"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c>
          <w:tcPr>
            <w:tcW w:w="1260" w:type="dxa"/>
            <w:vAlign w:val="center"/>
          </w:tcPr>
          <w:p w14:paraId="7BE13886" w14:textId="77777777" w:rsidR="00DB32EB" w:rsidRPr="00DB32EB" w:rsidRDefault="00DB32EB"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c>
          <w:tcPr>
            <w:tcW w:w="900" w:type="dxa"/>
            <w:vAlign w:val="center"/>
          </w:tcPr>
          <w:p w14:paraId="0A42744E" w14:textId="77777777" w:rsidR="00DB32EB" w:rsidRPr="00DB32EB" w:rsidRDefault="00DB32EB"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710" w:type="dxa"/>
            <w:vAlign w:val="center"/>
          </w:tcPr>
          <w:p w14:paraId="32747F1F" w14:textId="77777777" w:rsidR="00DB32EB" w:rsidRPr="00DB32EB" w:rsidRDefault="00DB32EB"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350" w:type="dxa"/>
            <w:vAlign w:val="center"/>
          </w:tcPr>
          <w:p w14:paraId="3A3D973D" w14:textId="77777777" w:rsidR="00DB32EB" w:rsidRPr="00DB32EB" w:rsidRDefault="00DB32EB" w:rsidP="002F26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DB32EB" w:rsidRPr="00DB32EB" w14:paraId="3EE16AA4" w14:textId="77777777" w:rsidTr="002F2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 w:type="dxa"/>
          </w:tcPr>
          <w:p w14:paraId="0E6A0B25" w14:textId="77777777" w:rsidR="00DB32EB" w:rsidRPr="00DB32EB" w:rsidRDefault="00DB32EB" w:rsidP="002F2686">
            <w:pPr>
              <w:widowControl w:val="0"/>
              <w:autoSpaceDE w:val="0"/>
              <w:autoSpaceDN w:val="0"/>
              <w:adjustRightInd w:val="0"/>
              <w:ind w:right="67"/>
              <w:jc w:val="center"/>
              <w:rPr>
                <w:rFonts w:asciiTheme="minorHAnsi" w:hAnsiTheme="minorHAnsi" w:cstheme="minorHAnsi"/>
              </w:rPr>
            </w:pPr>
            <w:r w:rsidRPr="00DB32EB">
              <w:rPr>
                <w:rFonts w:asciiTheme="minorHAnsi" w:hAnsiTheme="minorHAnsi" w:cstheme="minorHAnsi"/>
              </w:rPr>
              <w:t>4</w:t>
            </w:r>
          </w:p>
        </w:tc>
        <w:tc>
          <w:tcPr>
            <w:tcW w:w="1638" w:type="dxa"/>
          </w:tcPr>
          <w:p w14:paraId="153A48B6"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Training Coverage %</w:t>
            </w:r>
          </w:p>
        </w:tc>
        <w:tc>
          <w:tcPr>
            <w:tcW w:w="1716" w:type="dxa"/>
            <w:vAlign w:val="center"/>
          </w:tcPr>
          <w:p w14:paraId="78041F6B"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c>
          <w:tcPr>
            <w:tcW w:w="1260" w:type="dxa"/>
            <w:vAlign w:val="center"/>
          </w:tcPr>
          <w:p w14:paraId="513639A4"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900" w:type="dxa"/>
            <w:vAlign w:val="center"/>
          </w:tcPr>
          <w:p w14:paraId="284E2677"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1710" w:type="dxa"/>
            <w:vAlign w:val="center"/>
          </w:tcPr>
          <w:p w14:paraId="59266D8F"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1350" w:type="dxa"/>
            <w:vAlign w:val="center"/>
          </w:tcPr>
          <w:p w14:paraId="3245E7FC" w14:textId="77777777" w:rsidR="00DB32EB" w:rsidRPr="00DB32EB" w:rsidRDefault="00DB32EB" w:rsidP="002F268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B32EB">
              <w:rPr>
                <w:rFonts w:asciiTheme="minorHAnsi" w:hAnsiTheme="minorHAnsi" w:cstheme="minorHAnsi"/>
              </w:rPr>
              <w:t>√</w:t>
            </w:r>
          </w:p>
        </w:tc>
      </w:tr>
    </w:tbl>
    <w:p w14:paraId="68C4E2FA" w14:textId="77777777" w:rsidR="00DB32EB" w:rsidRPr="00DB32EB" w:rsidRDefault="00DB32EB" w:rsidP="00DB32EB">
      <w:pPr>
        <w:pStyle w:val="Default"/>
        <w:jc w:val="both"/>
        <w:rPr>
          <w:rFonts w:asciiTheme="minorHAnsi" w:hAnsiTheme="minorHAnsi" w:cstheme="minorHAnsi"/>
          <w:b/>
          <w:color w:val="auto"/>
          <w:sz w:val="22"/>
          <w:szCs w:val="22"/>
          <w:u w:val="single"/>
        </w:rPr>
      </w:pPr>
    </w:p>
    <w:p w14:paraId="64448302" w14:textId="77777777" w:rsidR="00DB32EB" w:rsidRPr="00DB32EB" w:rsidRDefault="00DB32EB" w:rsidP="00DB32EB">
      <w:pPr>
        <w:pStyle w:val="Default"/>
        <w:ind w:left="720"/>
        <w:jc w:val="both"/>
        <w:rPr>
          <w:rFonts w:asciiTheme="minorHAnsi" w:hAnsiTheme="minorHAnsi" w:cstheme="minorHAnsi"/>
          <w:color w:val="auto"/>
          <w:sz w:val="22"/>
          <w:szCs w:val="22"/>
        </w:rPr>
      </w:pPr>
    </w:p>
    <w:p w14:paraId="3362DD09" w14:textId="77777777" w:rsidR="00DB32EB" w:rsidRPr="0040438C" w:rsidRDefault="0040438C" w:rsidP="0040438C">
      <w:pPr>
        <w:widowControl w:val="0"/>
        <w:autoSpaceDE w:val="0"/>
        <w:autoSpaceDN w:val="0"/>
        <w:adjustRightInd w:val="0"/>
        <w:ind w:right="67"/>
        <w:jc w:val="both"/>
        <w:rPr>
          <w:rFonts w:asciiTheme="minorHAnsi" w:hAnsiTheme="minorHAnsi" w:cstheme="minorHAnsi"/>
          <w:i/>
        </w:rPr>
      </w:pPr>
      <w:r w:rsidRPr="0040438C">
        <w:rPr>
          <w:rFonts w:asciiTheme="minorHAnsi" w:eastAsiaTheme="minorHAnsi" w:hAnsiTheme="minorHAnsi" w:cstheme="minorHAnsi"/>
          <w:i/>
        </w:rPr>
        <w:t xml:space="preserve">Note: </w:t>
      </w:r>
      <w:r w:rsidR="00DB32EB" w:rsidRPr="0040438C">
        <w:rPr>
          <w:rFonts w:asciiTheme="minorHAnsi" w:hAnsiTheme="minorHAnsi" w:cstheme="minorHAnsi"/>
          <w:i/>
        </w:rPr>
        <w:t>Projects can define additional metrics, in case any metrics is required by user/stakeholders.</w:t>
      </w:r>
    </w:p>
    <w:p w14:paraId="72C67F07" w14:textId="77777777" w:rsidR="00DB32EB" w:rsidRPr="000672A8" w:rsidRDefault="00DB32EB" w:rsidP="003D5760">
      <w:pPr>
        <w:pStyle w:val="Heading1"/>
        <w:keepLines w:val="0"/>
        <w:numPr>
          <w:ilvl w:val="0"/>
          <w:numId w:val="17"/>
        </w:numPr>
        <w:spacing w:before="0" w:line="240" w:lineRule="auto"/>
        <w:jc w:val="both"/>
        <w:rPr>
          <w:rFonts w:asciiTheme="minorHAnsi" w:hAnsiTheme="minorHAnsi" w:cstheme="minorHAnsi"/>
          <w:b/>
          <w:color w:val="auto"/>
          <w:sz w:val="22"/>
          <w:szCs w:val="22"/>
          <w:u w:val="single"/>
        </w:rPr>
      </w:pPr>
      <w:bookmarkStart w:id="22" w:name="_Toc395007054"/>
      <w:r w:rsidRPr="000672A8">
        <w:rPr>
          <w:rFonts w:asciiTheme="minorHAnsi" w:hAnsiTheme="minorHAnsi" w:cstheme="minorHAnsi"/>
          <w:b/>
          <w:color w:val="auto"/>
          <w:sz w:val="22"/>
          <w:szCs w:val="22"/>
          <w:u w:val="single"/>
        </w:rPr>
        <w:t>Metrics Analysis.</w:t>
      </w:r>
      <w:bookmarkEnd w:id="22"/>
    </w:p>
    <w:p w14:paraId="44042ACD" w14:textId="77777777" w:rsidR="00DB32EB" w:rsidRPr="00DB32EB" w:rsidRDefault="00DB32EB" w:rsidP="00DB32EB">
      <w:pPr>
        <w:rPr>
          <w:rFonts w:asciiTheme="minorHAnsi" w:hAnsiTheme="minorHAnsi" w:cstheme="minorHAnsi"/>
        </w:rPr>
      </w:pPr>
    </w:p>
    <w:p w14:paraId="6EEACCAB" w14:textId="77777777" w:rsidR="00DB32EB" w:rsidRPr="00DB32EB" w:rsidRDefault="00DB32EB" w:rsidP="003D5760">
      <w:pPr>
        <w:pStyle w:val="ListParagraph"/>
        <w:numPr>
          <w:ilvl w:val="0"/>
          <w:numId w:val="9"/>
        </w:numPr>
        <w:rPr>
          <w:rFonts w:asciiTheme="minorHAnsi" w:hAnsiTheme="minorHAnsi" w:cstheme="minorHAnsi"/>
          <w:sz w:val="22"/>
          <w:szCs w:val="22"/>
        </w:rPr>
      </w:pPr>
      <w:r w:rsidRPr="00DB32EB">
        <w:rPr>
          <w:rFonts w:asciiTheme="minorHAnsi" w:hAnsiTheme="minorHAnsi" w:cstheme="minorHAnsi"/>
          <w:sz w:val="22"/>
          <w:szCs w:val="22"/>
        </w:rPr>
        <w:t>Metrics data is analyzed by comparing the metrics values against the USL and LSL of the metrics.</w:t>
      </w:r>
    </w:p>
    <w:p w14:paraId="40BA9FED" w14:textId="77777777" w:rsidR="00DB32EB" w:rsidRPr="00DB32EB" w:rsidRDefault="00DB32EB" w:rsidP="00DB32EB">
      <w:pPr>
        <w:pStyle w:val="ListParagraph"/>
        <w:ind w:left="1440"/>
        <w:rPr>
          <w:rFonts w:asciiTheme="minorHAnsi" w:hAnsiTheme="minorHAnsi" w:cstheme="minorHAnsi"/>
          <w:sz w:val="22"/>
          <w:szCs w:val="22"/>
        </w:rPr>
      </w:pPr>
    </w:p>
    <w:p w14:paraId="52961ED6" w14:textId="77777777" w:rsidR="00DB32EB" w:rsidRPr="00DB32EB" w:rsidRDefault="00DB32EB" w:rsidP="003D5760">
      <w:pPr>
        <w:pStyle w:val="ListParagraph"/>
        <w:numPr>
          <w:ilvl w:val="0"/>
          <w:numId w:val="9"/>
        </w:numPr>
        <w:rPr>
          <w:rFonts w:asciiTheme="minorHAnsi" w:hAnsiTheme="minorHAnsi" w:cstheme="minorHAnsi"/>
          <w:sz w:val="22"/>
          <w:szCs w:val="22"/>
        </w:rPr>
      </w:pPr>
      <w:r w:rsidRPr="00DB32EB">
        <w:rPr>
          <w:rFonts w:asciiTheme="minorHAnsi" w:hAnsiTheme="minorHAnsi" w:cstheme="minorHAnsi"/>
          <w:sz w:val="22"/>
          <w:szCs w:val="22"/>
        </w:rPr>
        <w:t>Corrective actions are to be identified for deviation in metrics from the USL or LSL in the “Corrective Action” worksheet of PMWB</w:t>
      </w:r>
    </w:p>
    <w:p w14:paraId="6429EC7B" w14:textId="77777777" w:rsidR="00DB32EB" w:rsidRPr="00DB32EB" w:rsidRDefault="00DB32EB" w:rsidP="00DB32EB">
      <w:pPr>
        <w:pStyle w:val="Heading2"/>
        <w:ind w:left="720"/>
        <w:rPr>
          <w:rFonts w:asciiTheme="minorHAnsi" w:hAnsiTheme="minorHAnsi" w:cstheme="minorHAnsi"/>
          <w:i w:val="0"/>
          <w:sz w:val="22"/>
          <w:szCs w:val="22"/>
          <w:u w:val="single"/>
        </w:rPr>
      </w:pPr>
      <w:bookmarkStart w:id="23" w:name="_Toc392579811"/>
      <w:bookmarkStart w:id="24" w:name="_Toc393363525"/>
    </w:p>
    <w:p w14:paraId="37620460" w14:textId="77777777" w:rsidR="00DB32EB" w:rsidRPr="00C90C67" w:rsidRDefault="00DB32EB" w:rsidP="003D5760">
      <w:pPr>
        <w:pStyle w:val="Heading1"/>
        <w:keepLines w:val="0"/>
        <w:numPr>
          <w:ilvl w:val="1"/>
          <w:numId w:val="18"/>
        </w:numPr>
        <w:spacing w:before="0" w:line="240" w:lineRule="auto"/>
        <w:jc w:val="both"/>
        <w:rPr>
          <w:rFonts w:asciiTheme="minorHAnsi" w:hAnsiTheme="minorHAnsi" w:cstheme="minorHAnsi"/>
          <w:b/>
          <w:color w:val="auto"/>
          <w:sz w:val="22"/>
          <w:szCs w:val="22"/>
          <w:u w:val="single"/>
        </w:rPr>
      </w:pPr>
      <w:bookmarkStart w:id="25" w:name="_Toc395007055"/>
      <w:r w:rsidRPr="00C90C67">
        <w:rPr>
          <w:rFonts w:asciiTheme="minorHAnsi" w:hAnsiTheme="minorHAnsi" w:cstheme="minorHAnsi"/>
          <w:b/>
          <w:color w:val="auto"/>
          <w:sz w:val="22"/>
          <w:szCs w:val="22"/>
          <w:u w:val="single"/>
        </w:rPr>
        <w:t>Metrics Analysis Techniques.</w:t>
      </w:r>
      <w:bookmarkEnd w:id="23"/>
      <w:bookmarkEnd w:id="24"/>
      <w:bookmarkEnd w:id="25"/>
    </w:p>
    <w:p w14:paraId="464E9A9C" w14:textId="77777777" w:rsidR="00DB32EB" w:rsidRPr="00DB32EB" w:rsidRDefault="00DB32EB" w:rsidP="00DB32EB">
      <w:pPr>
        <w:rPr>
          <w:rFonts w:asciiTheme="minorHAnsi" w:hAnsiTheme="minorHAnsi" w:cstheme="minorHAnsi"/>
        </w:rPr>
      </w:pPr>
    </w:p>
    <w:p w14:paraId="508E344E" w14:textId="77777777" w:rsidR="00DB32EB" w:rsidRPr="00DB32EB" w:rsidRDefault="00DB32EB" w:rsidP="00DB32EB">
      <w:pPr>
        <w:ind w:firstLine="720"/>
        <w:rPr>
          <w:rFonts w:asciiTheme="minorHAnsi" w:hAnsiTheme="minorHAnsi" w:cstheme="minorHAnsi"/>
        </w:rPr>
      </w:pPr>
      <w:r w:rsidRPr="00DB32EB">
        <w:rPr>
          <w:rFonts w:asciiTheme="minorHAnsi" w:hAnsiTheme="minorHAnsi" w:cstheme="minorHAnsi"/>
        </w:rPr>
        <w:t>There are different data analysis techniques that can be used by project on need basis.</w:t>
      </w:r>
    </w:p>
    <w:p w14:paraId="7A7961CF" w14:textId="77777777" w:rsidR="00DB32EB" w:rsidRPr="00DB32EB" w:rsidRDefault="00DB32EB" w:rsidP="003D5760">
      <w:pPr>
        <w:pStyle w:val="Default"/>
        <w:numPr>
          <w:ilvl w:val="0"/>
          <w:numId w:val="11"/>
        </w:numPr>
        <w:ind w:firstLine="0"/>
        <w:jc w:val="both"/>
        <w:rPr>
          <w:rFonts w:asciiTheme="minorHAnsi" w:hAnsiTheme="minorHAnsi" w:cstheme="minorHAnsi"/>
          <w:color w:val="auto"/>
          <w:sz w:val="22"/>
          <w:szCs w:val="22"/>
        </w:rPr>
      </w:pPr>
      <w:r w:rsidRPr="00DB32EB">
        <w:rPr>
          <w:rFonts w:asciiTheme="minorHAnsi" w:hAnsiTheme="minorHAnsi" w:cstheme="minorHAnsi"/>
          <w:b/>
          <w:color w:val="auto"/>
          <w:sz w:val="22"/>
          <w:szCs w:val="22"/>
          <w:u w:val="single"/>
        </w:rPr>
        <w:t>Histogram</w:t>
      </w:r>
      <w:r w:rsidRPr="00DB32EB">
        <w:rPr>
          <w:rFonts w:asciiTheme="minorHAnsi" w:hAnsiTheme="minorHAnsi" w:cstheme="minorHAnsi"/>
          <w:b/>
          <w:color w:val="auto"/>
          <w:sz w:val="22"/>
          <w:szCs w:val="22"/>
        </w:rPr>
        <w:t>.</w:t>
      </w:r>
      <w:r w:rsidRPr="00DB32EB">
        <w:rPr>
          <w:rFonts w:asciiTheme="minorHAnsi" w:hAnsiTheme="minorHAnsi" w:cstheme="minorHAnsi"/>
          <w:b/>
          <w:color w:val="auto"/>
          <w:sz w:val="22"/>
          <w:szCs w:val="22"/>
        </w:rPr>
        <w:tab/>
      </w:r>
      <w:r w:rsidRPr="00DB32EB">
        <w:rPr>
          <w:rFonts w:asciiTheme="minorHAnsi" w:hAnsiTheme="minorHAnsi" w:cstheme="minorHAnsi"/>
          <w:color w:val="auto"/>
          <w:sz w:val="22"/>
          <w:szCs w:val="22"/>
        </w:rPr>
        <w:t xml:space="preserve">The Histogram is a graphic representation of frequency counts of a sample or a population. </w:t>
      </w:r>
      <w:r w:rsidR="009460C3">
        <w:rPr>
          <w:rFonts w:asciiTheme="minorHAnsi" w:hAnsiTheme="minorHAnsi" w:cstheme="minorHAnsi"/>
          <w:color w:val="auto"/>
          <w:sz w:val="22"/>
          <w:szCs w:val="22"/>
        </w:rPr>
        <w:t>The</w:t>
      </w:r>
      <w:r w:rsidRPr="00DB32EB">
        <w:rPr>
          <w:rFonts w:asciiTheme="minorHAnsi" w:hAnsiTheme="minorHAnsi" w:cstheme="minorHAnsi"/>
          <w:color w:val="auto"/>
          <w:sz w:val="22"/>
          <w:szCs w:val="22"/>
        </w:rPr>
        <w:t xml:space="preserve"> X-axis lists the unit intervals of a parameter (for e.g., severity of software defects) ranked in ascending order from left to right, and the Y-axis contains the frequency counts. The purpose of the Histogram is to show the distribution characteristics of the parameter such as overall shape, central tendency, dispersion, skewness, and so forth. This can be used in analysis of change in requirements (RSI), phase wise count of defects, month wise MTTR, reopen %</w:t>
      </w:r>
    </w:p>
    <w:p w14:paraId="1DAA3B5C" w14:textId="77777777" w:rsidR="00DB32EB" w:rsidRPr="00DB32EB" w:rsidRDefault="00DB32EB" w:rsidP="00DB32EB">
      <w:pPr>
        <w:ind w:firstLine="720"/>
        <w:jc w:val="both"/>
        <w:rPr>
          <w:rFonts w:asciiTheme="minorHAnsi" w:hAnsiTheme="minorHAnsi" w:cstheme="minorHAnsi"/>
        </w:rPr>
      </w:pPr>
    </w:p>
    <w:p w14:paraId="26B40753" w14:textId="77777777" w:rsidR="00DB32EB" w:rsidRPr="00DB32EB" w:rsidRDefault="00DB32EB" w:rsidP="00DB32EB">
      <w:pPr>
        <w:ind w:firstLine="720"/>
        <w:jc w:val="center"/>
        <w:rPr>
          <w:rFonts w:asciiTheme="minorHAnsi" w:hAnsiTheme="minorHAnsi" w:cstheme="minorHAnsi"/>
        </w:rPr>
      </w:pPr>
      <w:r w:rsidRPr="00DB32EB">
        <w:rPr>
          <w:rFonts w:asciiTheme="minorHAnsi" w:hAnsiTheme="minorHAnsi" w:cstheme="minorHAnsi"/>
          <w:noProof/>
          <w:lang w:val="en-IN" w:eastAsia="en-IN"/>
        </w:rPr>
        <w:lastRenderedPageBreak/>
        <w:drawing>
          <wp:inline distT="0" distB="0" distL="0" distR="0" wp14:anchorId="35D9D036" wp14:editId="00158907">
            <wp:extent cx="3072520" cy="1905000"/>
            <wp:effectExtent l="0" t="0" r="0" b="0"/>
            <wp:docPr id="63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3"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3793" cy="1905789"/>
                    </a:xfrm>
                    <a:prstGeom prst="rect">
                      <a:avLst/>
                    </a:prstGeom>
                    <a:noFill/>
                    <a:ln>
                      <a:noFill/>
                    </a:ln>
                  </pic:spPr>
                </pic:pic>
              </a:graphicData>
            </a:graphic>
          </wp:inline>
        </w:drawing>
      </w:r>
    </w:p>
    <w:p w14:paraId="6389B8E4" w14:textId="77777777" w:rsidR="00DB32EB" w:rsidRPr="00DB32EB" w:rsidRDefault="00DB32EB" w:rsidP="003D5760">
      <w:pPr>
        <w:pStyle w:val="Default"/>
        <w:numPr>
          <w:ilvl w:val="0"/>
          <w:numId w:val="11"/>
        </w:numPr>
        <w:ind w:firstLine="0"/>
        <w:jc w:val="both"/>
        <w:rPr>
          <w:rFonts w:asciiTheme="minorHAnsi" w:hAnsiTheme="minorHAnsi" w:cstheme="minorHAnsi"/>
          <w:b/>
          <w:color w:val="auto"/>
          <w:sz w:val="22"/>
          <w:szCs w:val="22"/>
          <w:u w:val="single"/>
        </w:rPr>
      </w:pPr>
      <w:r w:rsidRPr="00DB32EB">
        <w:rPr>
          <w:rFonts w:asciiTheme="minorHAnsi" w:hAnsiTheme="minorHAnsi" w:cstheme="minorHAnsi"/>
          <w:b/>
          <w:color w:val="auto"/>
          <w:sz w:val="22"/>
          <w:szCs w:val="22"/>
          <w:u w:val="single"/>
        </w:rPr>
        <w:t>Pareto Diagram:</w:t>
      </w:r>
      <w:r w:rsidRPr="00DB32EB">
        <w:rPr>
          <w:rFonts w:asciiTheme="minorHAnsi" w:hAnsiTheme="minorHAnsi" w:cstheme="minorHAnsi"/>
          <w:b/>
          <w:color w:val="auto"/>
          <w:sz w:val="22"/>
          <w:szCs w:val="22"/>
        </w:rPr>
        <w:tab/>
      </w:r>
      <w:r w:rsidRPr="00DB32EB">
        <w:rPr>
          <w:rFonts w:asciiTheme="minorHAnsi" w:hAnsiTheme="minorHAnsi" w:cstheme="minorHAnsi"/>
          <w:color w:val="auto"/>
          <w:sz w:val="22"/>
          <w:szCs w:val="22"/>
        </w:rPr>
        <w:t xml:space="preserve">A Pareto diagram is a frequency bar chart in descending order in which the frequency bars are usually associated with the types of problems. For example, </w:t>
      </w:r>
      <w:proofErr w:type="gramStart"/>
      <w:r w:rsidRPr="00DB32EB">
        <w:rPr>
          <w:rFonts w:asciiTheme="minorHAnsi" w:hAnsiTheme="minorHAnsi" w:cstheme="minorHAnsi"/>
          <w:color w:val="auto"/>
          <w:sz w:val="22"/>
          <w:szCs w:val="22"/>
        </w:rPr>
        <w:t>In</w:t>
      </w:r>
      <w:proofErr w:type="gramEnd"/>
      <w:r w:rsidRPr="00DB32EB">
        <w:rPr>
          <w:rFonts w:asciiTheme="minorHAnsi" w:hAnsiTheme="minorHAnsi" w:cstheme="minorHAnsi"/>
          <w:color w:val="auto"/>
          <w:sz w:val="22"/>
          <w:szCs w:val="22"/>
        </w:rPr>
        <w:t xml:space="preserve"> software development, the X-axis for a Pareto diagram is usually the defect cause and the Y-axis the defect count. </w:t>
      </w:r>
    </w:p>
    <w:p w14:paraId="3586F672" w14:textId="77777777" w:rsidR="00DB32EB" w:rsidRPr="00DB32EB" w:rsidRDefault="00DB32EB" w:rsidP="00DB32EB">
      <w:pPr>
        <w:pStyle w:val="Default"/>
        <w:ind w:left="720"/>
        <w:jc w:val="both"/>
        <w:rPr>
          <w:rFonts w:asciiTheme="minorHAnsi" w:hAnsiTheme="minorHAnsi" w:cstheme="minorHAnsi"/>
          <w:b/>
          <w:color w:val="auto"/>
          <w:sz w:val="22"/>
          <w:szCs w:val="22"/>
          <w:u w:val="single"/>
        </w:rPr>
      </w:pPr>
      <w:r w:rsidRPr="00DB32EB">
        <w:rPr>
          <w:rFonts w:asciiTheme="minorHAnsi" w:hAnsiTheme="minorHAnsi" w:cstheme="minorHAnsi"/>
          <w:color w:val="auto"/>
          <w:sz w:val="22"/>
          <w:szCs w:val="22"/>
        </w:rPr>
        <w:t xml:space="preserve">By arranging the causes based on defect frequency, a Pareto diagram can identify the few causes that account for the majority of defects. Pareto analysis is commonly referred to as 80-20 principle (20% for causes account for 80% of defects), although the cause-defect relationship is not always in </w:t>
      </w:r>
      <w:proofErr w:type="gramStart"/>
      <w:r w:rsidRPr="00DB32EB">
        <w:rPr>
          <w:rFonts w:asciiTheme="minorHAnsi" w:hAnsiTheme="minorHAnsi" w:cstheme="minorHAnsi"/>
          <w:color w:val="auto"/>
          <w:sz w:val="22"/>
          <w:szCs w:val="22"/>
        </w:rPr>
        <w:t>a</w:t>
      </w:r>
      <w:proofErr w:type="gramEnd"/>
      <w:r w:rsidRPr="00DB32EB">
        <w:rPr>
          <w:rFonts w:asciiTheme="minorHAnsi" w:hAnsiTheme="minorHAnsi" w:cstheme="minorHAnsi"/>
          <w:color w:val="auto"/>
          <w:sz w:val="22"/>
          <w:szCs w:val="22"/>
        </w:rPr>
        <w:t xml:space="preserve"> 80-20 distribution. This can be used to prioritize defects based on types, </w:t>
      </w:r>
      <w:proofErr w:type="gramStart"/>
      <w:r w:rsidRPr="00DB32EB">
        <w:rPr>
          <w:rFonts w:asciiTheme="minorHAnsi" w:hAnsiTheme="minorHAnsi" w:cstheme="minorHAnsi"/>
          <w:color w:val="auto"/>
          <w:sz w:val="22"/>
          <w:szCs w:val="22"/>
        </w:rPr>
        <w:t>phases ,</w:t>
      </w:r>
      <w:proofErr w:type="gramEnd"/>
      <w:r w:rsidRPr="00DB32EB">
        <w:rPr>
          <w:rFonts w:asciiTheme="minorHAnsi" w:hAnsiTheme="minorHAnsi" w:cstheme="minorHAnsi"/>
          <w:color w:val="auto"/>
          <w:sz w:val="22"/>
          <w:szCs w:val="22"/>
        </w:rPr>
        <w:t xml:space="preserve"> causes or prioritize risks based on categories or prioritize queries based on categories</w:t>
      </w:r>
    </w:p>
    <w:p w14:paraId="15A9314F" w14:textId="77777777" w:rsidR="00DB32EB" w:rsidRPr="00DB32EB" w:rsidRDefault="00DB32EB" w:rsidP="00DB32EB">
      <w:pPr>
        <w:pStyle w:val="Default"/>
        <w:ind w:left="720"/>
        <w:rPr>
          <w:rFonts w:asciiTheme="minorHAnsi" w:hAnsiTheme="minorHAnsi" w:cstheme="minorHAnsi"/>
          <w:b/>
          <w:color w:val="auto"/>
          <w:sz w:val="22"/>
          <w:szCs w:val="22"/>
          <w:u w:val="single"/>
        </w:rPr>
      </w:pPr>
    </w:p>
    <w:p w14:paraId="16D55887" w14:textId="77777777" w:rsidR="00DB32EB" w:rsidRPr="00DB32EB" w:rsidRDefault="00DB32EB" w:rsidP="00DB32EB">
      <w:pPr>
        <w:ind w:firstLine="720"/>
        <w:jc w:val="center"/>
        <w:rPr>
          <w:rFonts w:asciiTheme="minorHAnsi" w:hAnsiTheme="minorHAnsi" w:cstheme="minorHAnsi"/>
        </w:rPr>
      </w:pPr>
      <w:r w:rsidRPr="00DB32EB">
        <w:rPr>
          <w:rFonts w:asciiTheme="minorHAnsi" w:hAnsiTheme="minorHAnsi" w:cstheme="minorHAnsi"/>
          <w:noProof/>
          <w:lang w:val="en-IN" w:eastAsia="en-IN"/>
        </w:rPr>
        <w:drawing>
          <wp:inline distT="0" distB="0" distL="0" distR="0" wp14:anchorId="55368A1D" wp14:editId="285D59B2">
            <wp:extent cx="3859070" cy="2324100"/>
            <wp:effectExtent l="19050" t="19050" r="8255" b="0"/>
            <wp:docPr id="101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8" name="Picture 2"/>
                    <pic:cNvPicPr>
                      <a:picLocks noChangeAspect="1" noChangeArrowheads="1"/>
                    </pic:cNvPicPr>
                  </pic:nvPicPr>
                  <pic:blipFill>
                    <a:blip r:embed="rId9" cstate="print"/>
                    <a:srcRect/>
                    <a:stretch>
                      <a:fillRect/>
                    </a:stretch>
                  </pic:blipFill>
                  <pic:spPr bwMode="auto">
                    <a:xfrm>
                      <a:off x="0" y="0"/>
                      <a:ext cx="3865336" cy="2327874"/>
                    </a:xfrm>
                    <a:prstGeom prst="rect">
                      <a:avLst/>
                    </a:prstGeom>
                    <a:noFill/>
                    <a:ln w="9525">
                      <a:solidFill>
                        <a:schemeClr val="tx1"/>
                      </a:solidFill>
                      <a:miter lim="800000"/>
                      <a:headEnd/>
                      <a:tailEnd/>
                    </a:ln>
                    <a:effectLst/>
                  </pic:spPr>
                </pic:pic>
              </a:graphicData>
            </a:graphic>
          </wp:inline>
        </w:drawing>
      </w:r>
    </w:p>
    <w:p w14:paraId="11B1E8B2" w14:textId="77777777" w:rsidR="00DB32EB" w:rsidRPr="00DB32EB" w:rsidRDefault="00DB32EB" w:rsidP="00DB32EB">
      <w:pPr>
        <w:pStyle w:val="Default"/>
        <w:ind w:left="720"/>
        <w:jc w:val="center"/>
        <w:rPr>
          <w:rFonts w:asciiTheme="minorHAnsi" w:hAnsiTheme="minorHAnsi" w:cstheme="minorHAnsi"/>
          <w:color w:val="auto"/>
          <w:sz w:val="22"/>
          <w:szCs w:val="22"/>
        </w:rPr>
      </w:pPr>
    </w:p>
    <w:p w14:paraId="7138AA3C" w14:textId="77777777" w:rsidR="00DB32EB" w:rsidRPr="00DB32EB" w:rsidRDefault="00DB32EB" w:rsidP="00DB32EB">
      <w:pPr>
        <w:ind w:firstLine="720"/>
        <w:jc w:val="both"/>
        <w:rPr>
          <w:rFonts w:asciiTheme="minorHAnsi" w:hAnsiTheme="minorHAnsi" w:cstheme="minorHAnsi"/>
        </w:rPr>
      </w:pPr>
    </w:p>
    <w:p w14:paraId="25E7BB21" w14:textId="77777777" w:rsidR="00DB32EB" w:rsidRPr="00DB32EB" w:rsidRDefault="00DB32EB" w:rsidP="003D5760">
      <w:pPr>
        <w:pStyle w:val="Default"/>
        <w:numPr>
          <w:ilvl w:val="0"/>
          <w:numId w:val="11"/>
        </w:numPr>
        <w:ind w:firstLine="0"/>
        <w:jc w:val="both"/>
        <w:rPr>
          <w:rFonts w:asciiTheme="minorHAnsi" w:hAnsiTheme="minorHAnsi" w:cstheme="minorHAnsi"/>
          <w:b/>
          <w:color w:val="auto"/>
          <w:sz w:val="22"/>
          <w:szCs w:val="22"/>
          <w:u w:val="single"/>
        </w:rPr>
      </w:pPr>
      <w:r w:rsidRPr="00DB32EB">
        <w:rPr>
          <w:rFonts w:asciiTheme="minorHAnsi" w:hAnsiTheme="minorHAnsi" w:cstheme="minorHAnsi"/>
          <w:b/>
          <w:color w:val="auto"/>
          <w:sz w:val="22"/>
          <w:szCs w:val="22"/>
          <w:u w:val="single"/>
        </w:rPr>
        <w:t>Run chart</w:t>
      </w:r>
      <w:r w:rsidRPr="00DB32EB">
        <w:rPr>
          <w:rFonts w:asciiTheme="minorHAnsi" w:hAnsiTheme="minorHAnsi" w:cstheme="minorHAnsi"/>
          <w:b/>
          <w:color w:val="auto"/>
          <w:sz w:val="22"/>
          <w:szCs w:val="22"/>
        </w:rPr>
        <w:tab/>
      </w:r>
      <w:r w:rsidRPr="00DB32EB">
        <w:rPr>
          <w:rFonts w:asciiTheme="minorHAnsi" w:hAnsiTheme="minorHAnsi" w:cstheme="minorHAnsi"/>
          <w:color w:val="auto"/>
          <w:sz w:val="22"/>
          <w:szCs w:val="22"/>
        </w:rPr>
        <w:t xml:space="preserve"> A run chart tracks the performance of the parameter of interest over time. The X-axis is time and the Y-axis is the values of the parameter. A run chart is best used for trend analysis, especially is historical data is available for comparison with the current trend. An </w:t>
      </w:r>
      <w:proofErr w:type="gramStart"/>
      <w:r w:rsidRPr="00DB32EB">
        <w:rPr>
          <w:rFonts w:asciiTheme="minorHAnsi" w:hAnsiTheme="minorHAnsi" w:cstheme="minorHAnsi"/>
          <w:color w:val="auto"/>
          <w:sz w:val="22"/>
          <w:szCs w:val="22"/>
        </w:rPr>
        <w:t>e.g.</w:t>
      </w:r>
      <w:proofErr w:type="gramEnd"/>
      <w:r w:rsidRPr="00DB32EB">
        <w:rPr>
          <w:rFonts w:asciiTheme="minorHAnsi" w:hAnsiTheme="minorHAnsi" w:cstheme="minorHAnsi"/>
          <w:color w:val="auto"/>
          <w:sz w:val="22"/>
          <w:szCs w:val="22"/>
        </w:rPr>
        <w:t xml:space="preserve"> of a run chart in software is the weekly number of open problems in the backlog. This can be used to monitor the trend of phase wise effort variation, phase wise schedule variation, enhancement wise effort variation, enhancement wise schedule variation, trend of MTTR, trend of re-open %, trend of productivity etc.</w:t>
      </w:r>
    </w:p>
    <w:p w14:paraId="4602BA3A" w14:textId="77777777" w:rsidR="00DB32EB" w:rsidRPr="00DB32EB" w:rsidRDefault="00DB32EB" w:rsidP="00DB32EB">
      <w:pPr>
        <w:ind w:firstLine="720"/>
        <w:jc w:val="both"/>
        <w:outlineLvl w:val="0"/>
        <w:rPr>
          <w:rFonts w:asciiTheme="minorHAnsi" w:hAnsiTheme="minorHAnsi" w:cstheme="minorHAnsi"/>
          <w:b/>
          <w:bCs/>
        </w:rPr>
      </w:pPr>
    </w:p>
    <w:p w14:paraId="71AF29B8" w14:textId="77777777" w:rsidR="00DB32EB" w:rsidRPr="00DB32EB" w:rsidRDefault="00DB32EB" w:rsidP="00123A01">
      <w:pPr>
        <w:pStyle w:val="Heading1"/>
        <w:keepLines w:val="0"/>
        <w:numPr>
          <w:ilvl w:val="0"/>
          <w:numId w:val="17"/>
        </w:numPr>
        <w:spacing w:before="0" w:line="240" w:lineRule="auto"/>
        <w:jc w:val="both"/>
        <w:rPr>
          <w:rFonts w:asciiTheme="minorHAnsi" w:hAnsiTheme="minorHAnsi" w:cstheme="minorHAnsi"/>
          <w:color w:val="auto"/>
          <w:sz w:val="22"/>
          <w:szCs w:val="22"/>
          <w:u w:val="single"/>
        </w:rPr>
      </w:pPr>
      <w:bookmarkStart w:id="26" w:name="_Toc128382008"/>
      <w:bookmarkStart w:id="27" w:name="_Toc128382265"/>
      <w:bookmarkStart w:id="28" w:name="_Toc128382609"/>
      <w:bookmarkStart w:id="29" w:name="_Toc170637761"/>
      <w:bookmarkStart w:id="30" w:name="_Toc171133796"/>
      <w:bookmarkStart w:id="31" w:name="_Toc171143712"/>
      <w:bookmarkStart w:id="32" w:name="_Toc172603531"/>
      <w:bookmarkStart w:id="33" w:name="_Toc297124728"/>
      <w:bookmarkStart w:id="34" w:name="_Toc297295255"/>
      <w:bookmarkStart w:id="35" w:name="_Toc297820916"/>
      <w:bookmarkStart w:id="36" w:name="_Toc382738889"/>
      <w:bookmarkStart w:id="37" w:name="_Toc383514842"/>
      <w:bookmarkStart w:id="38" w:name="_Toc395007056"/>
      <w:r w:rsidRPr="001F7B42">
        <w:rPr>
          <w:rFonts w:asciiTheme="minorHAnsi" w:hAnsiTheme="minorHAnsi" w:cstheme="minorHAnsi"/>
          <w:b/>
          <w:color w:val="auto"/>
          <w:sz w:val="22"/>
          <w:szCs w:val="22"/>
          <w:u w:val="single"/>
        </w:rPr>
        <w:t>Data Collection</w:t>
      </w:r>
      <w:bookmarkEnd w:id="26"/>
      <w:bookmarkEnd w:id="27"/>
      <w:bookmarkEnd w:id="28"/>
      <w:bookmarkEnd w:id="29"/>
      <w:bookmarkEnd w:id="30"/>
      <w:bookmarkEnd w:id="31"/>
      <w:bookmarkEnd w:id="32"/>
      <w:bookmarkEnd w:id="33"/>
      <w:bookmarkEnd w:id="34"/>
      <w:bookmarkEnd w:id="35"/>
      <w:bookmarkEnd w:id="36"/>
      <w:bookmarkEnd w:id="37"/>
      <w:r w:rsidRPr="001F7B42">
        <w:rPr>
          <w:rFonts w:asciiTheme="minorHAnsi" w:hAnsiTheme="minorHAnsi" w:cstheme="minorHAnsi"/>
          <w:b/>
          <w:color w:val="auto"/>
          <w:sz w:val="22"/>
          <w:szCs w:val="22"/>
          <w:u w:val="single"/>
        </w:rPr>
        <w:t xml:space="preserve"> and Analysis at organizational Level.</w:t>
      </w:r>
      <w:r w:rsidRPr="00DB32EB">
        <w:rPr>
          <w:rFonts w:asciiTheme="minorHAnsi" w:hAnsiTheme="minorHAnsi" w:cstheme="minorHAnsi"/>
          <w:color w:val="auto"/>
          <w:sz w:val="22"/>
          <w:szCs w:val="22"/>
        </w:rPr>
        <w:tab/>
        <w:t xml:space="preserve">At organizational level, </w:t>
      </w:r>
      <w:r w:rsidR="00123A01" w:rsidRPr="00123A01">
        <w:rPr>
          <w:rFonts w:asciiTheme="minorHAnsi" w:hAnsiTheme="minorHAnsi" w:cstheme="minorHAnsi"/>
          <w:color w:val="auto"/>
          <w:sz w:val="22"/>
          <w:szCs w:val="22"/>
        </w:rPr>
        <w:t>SEPG</w:t>
      </w:r>
      <w:r w:rsidR="001F7B42">
        <w:rPr>
          <w:rFonts w:asciiTheme="minorHAnsi" w:hAnsiTheme="minorHAnsi" w:cstheme="minorHAnsi"/>
          <w:color w:val="auto"/>
          <w:sz w:val="22"/>
          <w:szCs w:val="22"/>
        </w:rPr>
        <w:t xml:space="preserve"> collects the </w:t>
      </w:r>
      <w:r w:rsidRPr="00DB32EB">
        <w:rPr>
          <w:rFonts w:asciiTheme="minorHAnsi" w:hAnsiTheme="minorHAnsi" w:cstheme="minorHAnsi"/>
          <w:color w:val="auto"/>
          <w:sz w:val="22"/>
          <w:szCs w:val="22"/>
        </w:rPr>
        <w:t>data from projects</w:t>
      </w:r>
      <w:r w:rsidR="001F7B42">
        <w:rPr>
          <w:rFonts w:asciiTheme="minorHAnsi" w:hAnsiTheme="minorHAnsi" w:cstheme="minorHAnsi"/>
          <w:color w:val="auto"/>
          <w:sz w:val="22"/>
          <w:szCs w:val="22"/>
        </w:rPr>
        <w:t xml:space="preserve"> </w:t>
      </w:r>
      <w:r w:rsidRPr="00DB32EB">
        <w:rPr>
          <w:rFonts w:asciiTheme="minorHAnsi" w:hAnsiTheme="minorHAnsi" w:cstheme="minorHAnsi"/>
          <w:color w:val="auto"/>
          <w:sz w:val="22"/>
          <w:szCs w:val="22"/>
        </w:rPr>
        <w:t>to analyze various metrics and conduct goal setting. These metrics goals are published in the form of metrics baseline report. Metrics baseline report has improvement action plan in order to achieve the new metrics targets. These improvement suggestions are in turn i</w:t>
      </w:r>
      <w:r w:rsidR="00D27DCD">
        <w:rPr>
          <w:rFonts w:asciiTheme="minorHAnsi" w:hAnsiTheme="minorHAnsi" w:cstheme="minorHAnsi"/>
          <w:color w:val="auto"/>
          <w:sz w:val="22"/>
          <w:szCs w:val="22"/>
        </w:rPr>
        <w:t xml:space="preserve">mplemented in </w:t>
      </w:r>
      <w:r w:rsidRPr="00DB32EB">
        <w:rPr>
          <w:rFonts w:asciiTheme="minorHAnsi" w:hAnsiTheme="minorHAnsi" w:cstheme="minorHAnsi"/>
          <w:color w:val="auto"/>
          <w:sz w:val="22"/>
          <w:szCs w:val="22"/>
        </w:rPr>
        <w:t xml:space="preserve">projects. This way the improvement cycle continues. The steps for analysis at </w:t>
      </w:r>
      <w:proofErr w:type="spellStart"/>
      <w:r w:rsidRPr="00DB32EB">
        <w:rPr>
          <w:rFonts w:asciiTheme="minorHAnsi" w:hAnsiTheme="minorHAnsi" w:cstheme="minorHAnsi"/>
          <w:color w:val="auto"/>
          <w:sz w:val="22"/>
          <w:szCs w:val="22"/>
        </w:rPr>
        <w:t>organisational</w:t>
      </w:r>
      <w:proofErr w:type="spellEnd"/>
      <w:r w:rsidRPr="00DB32EB">
        <w:rPr>
          <w:rFonts w:asciiTheme="minorHAnsi" w:hAnsiTheme="minorHAnsi" w:cstheme="minorHAnsi"/>
          <w:color w:val="auto"/>
          <w:sz w:val="22"/>
          <w:szCs w:val="22"/>
        </w:rPr>
        <w:t xml:space="preserve"> level are </w:t>
      </w:r>
      <w:proofErr w:type="gramStart"/>
      <w:r w:rsidRPr="00DB32EB">
        <w:rPr>
          <w:rFonts w:asciiTheme="minorHAnsi" w:hAnsiTheme="minorHAnsi" w:cstheme="minorHAnsi"/>
          <w:color w:val="auto"/>
          <w:sz w:val="22"/>
          <w:szCs w:val="22"/>
        </w:rPr>
        <w:t>as:-</w:t>
      </w:r>
      <w:bookmarkEnd w:id="38"/>
      <w:proofErr w:type="gramEnd"/>
    </w:p>
    <w:p w14:paraId="67E07233" w14:textId="77777777" w:rsidR="00DB32EB" w:rsidRPr="00DB32EB" w:rsidRDefault="00DB32EB" w:rsidP="00DB32EB">
      <w:pPr>
        <w:rPr>
          <w:rFonts w:asciiTheme="minorHAnsi" w:hAnsiTheme="minorHAnsi" w:cstheme="minorHAnsi"/>
        </w:rPr>
      </w:pPr>
    </w:p>
    <w:p w14:paraId="288A0032" w14:textId="77777777" w:rsidR="00DB32EB" w:rsidRPr="00DB32EB" w:rsidRDefault="00DB32EB" w:rsidP="003D5760">
      <w:pPr>
        <w:numPr>
          <w:ilvl w:val="0"/>
          <w:numId w:val="16"/>
        </w:numPr>
        <w:spacing w:after="160" w:line="259" w:lineRule="auto"/>
        <w:ind w:firstLine="0"/>
        <w:jc w:val="both"/>
        <w:rPr>
          <w:rFonts w:asciiTheme="minorHAnsi" w:hAnsiTheme="minorHAnsi" w:cstheme="minorHAnsi"/>
        </w:rPr>
      </w:pPr>
      <w:r w:rsidRPr="00DB32EB">
        <w:rPr>
          <w:rFonts w:asciiTheme="minorHAnsi" w:hAnsiTheme="minorHAnsi" w:cstheme="minorHAnsi"/>
        </w:rPr>
        <w:t xml:space="preserve">At Organizational level, </w:t>
      </w:r>
      <w:r w:rsidR="00123A01">
        <w:rPr>
          <w:rFonts w:asciiTheme="minorHAnsi" w:hAnsiTheme="minorHAnsi" w:cstheme="minorHAnsi"/>
        </w:rPr>
        <w:t>SEPG</w:t>
      </w:r>
      <w:r w:rsidRPr="00DB32EB">
        <w:rPr>
          <w:rFonts w:asciiTheme="minorHAnsi" w:hAnsiTheme="minorHAnsi" w:cstheme="minorHAnsi"/>
        </w:rPr>
        <w:t xml:space="preserve"> shall collect the project data on quarterly basis for all the project which were closed during that period.</w:t>
      </w:r>
    </w:p>
    <w:p w14:paraId="513646B2" w14:textId="77777777" w:rsidR="00DB32EB" w:rsidRPr="00DB32EB" w:rsidRDefault="00D27DCD" w:rsidP="003D5760">
      <w:pPr>
        <w:numPr>
          <w:ilvl w:val="0"/>
          <w:numId w:val="16"/>
        </w:numPr>
        <w:spacing w:after="160" w:line="259" w:lineRule="auto"/>
        <w:ind w:firstLine="0"/>
        <w:jc w:val="both"/>
        <w:rPr>
          <w:rFonts w:asciiTheme="minorHAnsi" w:hAnsiTheme="minorHAnsi" w:cstheme="minorHAnsi"/>
        </w:rPr>
      </w:pPr>
      <w:r>
        <w:rPr>
          <w:rFonts w:asciiTheme="minorHAnsi" w:hAnsiTheme="minorHAnsi" w:cstheme="minorHAnsi"/>
        </w:rPr>
        <w:t xml:space="preserve">Data for all the applicable metrics </w:t>
      </w:r>
      <w:r w:rsidR="00DB32EB" w:rsidRPr="00DB32EB">
        <w:rPr>
          <w:rFonts w:asciiTheme="minorHAnsi" w:hAnsiTheme="minorHAnsi" w:cstheme="minorHAnsi"/>
        </w:rPr>
        <w:t>is verified for completeness and correctness using the metrics review checklist.</w:t>
      </w:r>
    </w:p>
    <w:p w14:paraId="2A42EDE9" w14:textId="77777777" w:rsidR="00DB32EB" w:rsidRPr="00DB32EB" w:rsidRDefault="00DB32EB" w:rsidP="003D5760">
      <w:pPr>
        <w:numPr>
          <w:ilvl w:val="0"/>
          <w:numId w:val="16"/>
        </w:numPr>
        <w:spacing w:after="160" w:line="259" w:lineRule="auto"/>
        <w:ind w:firstLine="0"/>
        <w:jc w:val="both"/>
        <w:rPr>
          <w:rFonts w:asciiTheme="minorHAnsi" w:hAnsiTheme="minorHAnsi" w:cstheme="minorHAnsi"/>
        </w:rPr>
      </w:pPr>
      <w:r w:rsidRPr="00DB32EB">
        <w:rPr>
          <w:rFonts w:asciiTheme="minorHAnsi" w:hAnsiTheme="minorHAnsi" w:cstheme="minorHAnsi"/>
        </w:rPr>
        <w:t xml:space="preserve">Data is analyzed based on project types viz. small, medium, and large and based on project category viz. development, </w:t>
      </w:r>
      <w:r w:rsidR="00D27DCD">
        <w:rPr>
          <w:rFonts w:asciiTheme="minorHAnsi" w:hAnsiTheme="minorHAnsi" w:cstheme="minorHAnsi"/>
        </w:rPr>
        <w:t>implementation and support</w:t>
      </w:r>
      <w:r w:rsidRPr="00DB32EB">
        <w:rPr>
          <w:rFonts w:asciiTheme="minorHAnsi" w:hAnsiTheme="minorHAnsi" w:cstheme="minorHAnsi"/>
        </w:rPr>
        <w:t>.</w:t>
      </w:r>
    </w:p>
    <w:p w14:paraId="64ADD5EA" w14:textId="77777777" w:rsidR="00DB32EB" w:rsidRPr="00DB32EB" w:rsidRDefault="00DB32EB" w:rsidP="003D5760">
      <w:pPr>
        <w:numPr>
          <w:ilvl w:val="0"/>
          <w:numId w:val="16"/>
        </w:numPr>
        <w:spacing w:after="160" w:line="259" w:lineRule="auto"/>
        <w:ind w:firstLine="0"/>
        <w:jc w:val="both"/>
        <w:rPr>
          <w:rFonts w:asciiTheme="minorHAnsi" w:hAnsiTheme="minorHAnsi" w:cstheme="minorHAnsi"/>
        </w:rPr>
      </w:pPr>
      <w:r w:rsidRPr="00DB32EB">
        <w:rPr>
          <w:rFonts w:asciiTheme="minorHAnsi" w:hAnsiTheme="minorHAnsi" w:cstheme="minorHAnsi"/>
        </w:rPr>
        <w:t xml:space="preserve"> Collected Data analyzed using standard statistical methods like calculating mean, standard </w:t>
      </w:r>
      <w:proofErr w:type="gramStart"/>
      <w:r w:rsidRPr="00DB32EB">
        <w:rPr>
          <w:rFonts w:asciiTheme="minorHAnsi" w:hAnsiTheme="minorHAnsi" w:cstheme="minorHAnsi"/>
        </w:rPr>
        <w:t>deviation,  UCL</w:t>
      </w:r>
      <w:proofErr w:type="gramEnd"/>
      <w:r w:rsidRPr="00DB32EB">
        <w:rPr>
          <w:rFonts w:asciiTheme="minorHAnsi" w:hAnsiTheme="minorHAnsi" w:cstheme="minorHAnsi"/>
        </w:rPr>
        <w:t xml:space="preserve"> and LCL</w:t>
      </w:r>
    </w:p>
    <w:p w14:paraId="7BF45CC7" w14:textId="77777777" w:rsidR="00DB32EB" w:rsidRPr="00DB32EB" w:rsidRDefault="00DB32EB" w:rsidP="003D5760">
      <w:pPr>
        <w:numPr>
          <w:ilvl w:val="0"/>
          <w:numId w:val="16"/>
        </w:numPr>
        <w:spacing w:after="160" w:line="259" w:lineRule="auto"/>
        <w:ind w:firstLine="0"/>
        <w:jc w:val="both"/>
        <w:rPr>
          <w:rFonts w:asciiTheme="minorHAnsi" w:hAnsiTheme="minorHAnsi" w:cstheme="minorHAnsi"/>
        </w:rPr>
      </w:pPr>
      <w:r w:rsidRPr="00DB32EB">
        <w:rPr>
          <w:rFonts w:asciiTheme="minorHAnsi" w:hAnsiTheme="minorHAnsi" w:cstheme="minorHAnsi"/>
        </w:rPr>
        <w:t xml:space="preserve">Outliers (Data points which do not lie within control limits) are removed after proper analysis &amp; justification. </w:t>
      </w:r>
      <w:proofErr w:type="gramStart"/>
      <w:r w:rsidRPr="00DB32EB">
        <w:rPr>
          <w:rFonts w:asciiTheme="minorHAnsi" w:hAnsiTheme="minorHAnsi" w:cstheme="minorHAnsi"/>
        </w:rPr>
        <w:t>Generally</w:t>
      </w:r>
      <w:proofErr w:type="gramEnd"/>
      <w:r w:rsidRPr="00DB32EB">
        <w:rPr>
          <w:rFonts w:asciiTheme="minorHAnsi" w:hAnsiTheme="minorHAnsi" w:cstheme="minorHAnsi"/>
        </w:rPr>
        <w:t xml:space="preserve"> not more that 20% outliers are removed but can depend upon richness of data.</w:t>
      </w:r>
    </w:p>
    <w:p w14:paraId="68983846" w14:textId="77777777" w:rsidR="00DB32EB" w:rsidRPr="00DB32EB" w:rsidRDefault="00123A01" w:rsidP="003D5760">
      <w:pPr>
        <w:numPr>
          <w:ilvl w:val="0"/>
          <w:numId w:val="16"/>
        </w:numPr>
        <w:spacing w:after="160" w:line="259" w:lineRule="auto"/>
        <w:ind w:firstLine="0"/>
        <w:jc w:val="both"/>
        <w:rPr>
          <w:rFonts w:asciiTheme="minorHAnsi" w:hAnsiTheme="minorHAnsi" w:cstheme="minorHAnsi"/>
        </w:rPr>
      </w:pPr>
      <w:r>
        <w:rPr>
          <w:rFonts w:asciiTheme="minorHAnsi" w:hAnsiTheme="minorHAnsi" w:cstheme="minorHAnsi"/>
        </w:rPr>
        <w:t>SEPG</w:t>
      </w:r>
      <w:r w:rsidR="00DB32EB" w:rsidRPr="00DB32EB">
        <w:rPr>
          <w:rFonts w:asciiTheme="minorHAnsi" w:hAnsiTheme="minorHAnsi" w:cstheme="minorHAnsi"/>
        </w:rPr>
        <w:t xml:space="preserve"> shall publish the metrics baseline report every quarter, based on the analysis of organizational level data.</w:t>
      </w:r>
    </w:p>
    <w:p w14:paraId="32B3CA8B" w14:textId="77777777" w:rsidR="00DB32EB" w:rsidRPr="00DB32EB" w:rsidRDefault="00DB32EB" w:rsidP="003D5760">
      <w:pPr>
        <w:numPr>
          <w:ilvl w:val="0"/>
          <w:numId w:val="16"/>
        </w:numPr>
        <w:spacing w:after="160" w:line="259" w:lineRule="auto"/>
        <w:ind w:firstLine="0"/>
        <w:jc w:val="both"/>
        <w:rPr>
          <w:rFonts w:asciiTheme="minorHAnsi" w:hAnsiTheme="minorHAnsi" w:cstheme="minorHAnsi"/>
        </w:rPr>
      </w:pPr>
      <w:r w:rsidRPr="00DB32EB">
        <w:rPr>
          <w:rFonts w:asciiTheme="minorHAnsi" w:hAnsiTheme="minorHAnsi" w:cstheme="minorHAnsi"/>
        </w:rPr>
        <w:t>Analysis of the data presented in metrics baseline Report</w:t>
      </w:r>
    </w:p>
    <w:p w14:paraId="366E0CAA" w14:textId="77777777" w:rsidR="00DB32EB" w:rsidRPr="00DB32EB" w:rsidRDefault="00DB32EB" w:rsidP="003D5760">
      <w:pPr>
        <w:numPr>
          <w:ilvl w:val="0"/>
          <w:numId w:val="16"/>
        </w:numPr>
        <w:spacing w:after="160" w:line="259" w:lineRule="auto"/>
        <w:ind w:firstLine="0"/>
        <w:jc w:val="both"/>
        <w:rPr>
          <w:rFonts w:asciiTheme="minorHAnsi" w:hAnsiTheme="minorHAnsi" w:cstheme="minorHAnsi"/>
        </w:rPr>
      </w:pPr>
      <w:r w:rsidRPr="00DB32EB">
        <w:rPr>
          <w:rFonts w:asciiTheme="minorHAnsi" w:hAnsiTheme="minorHAnsi" w:cstheme="minorHAnsi"/>
        </w:rPr>
        <w:t xml:space="preserve">New goals or targets (goals, USL, LSL) are set in discussion with the </w:t>
      </w:r>
      <w:r w:rsidR="00D27DCD">
        <w:rPr>
          <w:rFonts w:asciiTheme="minorHAnsi" w:hAnsiTheme="minorHAnsi" w:cstheme="minorHAnsi"/>
        </w:rPr>
        <w:t xml:space="preserve">senior management. </w:t>
      </w:r>
      <w:r w:rsidRPr="00DB32EB">
        <w:rPr>
          <w:rFonts w:asciiTheme="minorHAnsi" w:hAnsiTheme="minorHAnsi" w:cstheme="minorHAnsi"/>
        </w:rPr>
        <w:t xml:space="preserve"> </w:t>
      </w:r>
    </w:p>
    <w:p w14:paraId="36E8AB40" w14:textId="77777777" w:rsidR="00DB32EB" w:rsidRPr="00DB32EB" w:rsidRDefault="00DB32EB" w:rsidP="003D5760">
      <w:pPr>
        <w:numPr>
          <w:ilvl w:val="0"/>
          <w:numId w:val="16"/>
        </w:numPr>
        <w:spacing w:after="160" w:line="259" w:lineRule="auto"/>
        <w:ind w:firstLine="0"/>
        <w:jc w:val="both"/>
        <w:rPr>
          <w:rFonts w:asciiTheme="minorHAnsi" w:hAnsiTheme="minorHAnsi" w:cstheme="minorHAnsi"/>
        </w:rPr>
      </w:pPr>
      <w:r w:rsidRPr="00DB32EB">
        <w:rPr>
          <w:rFonts w:asciiTheme="minorHAnsi" w:hAnsiTheme="minorHAnsi" w:cstheme="minorHAnsi"/>
        </w:rPr>
        <w:t xml:space="preserve">Latest Baseline Reports (at </w:t>
      </w:r>
      <w:proofErr w:type="spellStart"/>
      <w:r w:rsidRPr="00DB32EB">
        <w:rPr>
          <w:rFonts w:asciiTheme="minorHAnsi" w:hAnsiTheme="minorHAnsi" w:cstheme="minorHAnsi"/>
        </w:rPr>
        <w:t>organisational</w:t>
      </w:r>
      <w:proofErr w:type="spellEnd"/>
      <w:r w:rsidRPr="00DB32EB">
        <w:rPr>
          <w:rFonts w:asciiTheme="minorHAnsi" w:hAnsiTheme="minorHAnsi" w:cstheme="minorHAnsi"/>
        </w:rPr>
        <w:t xml:space="preserve"> level) are used for determining organization metrics goals and project can use to set their project goals</w:t>
      </w:r>
    </w:p>
    <w:p w14:paraId="66E1D7A1" w14:textId="77777777" w:rsidR="00C837B7" w:rsidRPr="00C837B7" w:rsidRDefault="00C837B7" w:rsidP="00C837B7">
      <w:pPr>
        <w:pStyle w:val="ListParagraph"/>
        <w:pBdr>
          <w:top w:val="single" w:sz="4" w:space="1" w:color="auto"/>
          <w:left w:val="single" w:sz="4" w:space="4" w:color="auto"/>
          <w:bottom w:val="single" w:sz="4" w:space="1" w:color="auto"/>
          <w:right w:val="single" w:sz="4" w:space="4" w:color="auto"/>
        </w:pBdr>
        <w:shd w:val="clear" w:color="auto" w:fill="F2F2F2" w:themeFill="background1" w:themeFillShade="F2"/>
        <w:jc w:val="both"/>
        <w:rPr>
          <w:ins w:id="39" w:author="Manu Anand" w:date="2021-09-06T19:35:00Z"/>
          <w:rFonts w:asciiTheme="minorHAnsi" w:hAnsiTheme="minorHAnsi" w:cstheme="minorHAnsi"/>
          <w:color w:val="7F7F7F" w:themeColor="text1" w:themeTint="80"/>
          <w:sz w:val="20"/>
          <w:lang w:bidi="en-US"/>
          <w:rPrChange w:id="40" w:author="Manu Anand" w:date="2021-09-06T19:35:00Z">
            <w:rPr>
              <w:ins w:id="41" w:author="Manu Anand" w:date="2021-09-06T19:35:00Z"/>
              <w:color w:val="7F7F7F" w:themeColor="text1" w:themeTint="80"/>
              <w:sz w:val="20"/>
              <w:lang w:bidi="en-US"/>
            </w:rPr>
          </w:rPrChange>
        </w:rPr>
        <w:pPrChange w:id="42" w:author="Manu Anand" w:date="2021-09-06T19:35:00Z">
          <w:pPr>
            <w:pStyle w:val="ListParagraph"/>
            <w:numPr>
              <w:numId w:val="16"/>
            </w:numPr>
            <w:pBdr>
              <w:top w:val="single" w:sz="4" w:space="1" w:color="auto"/>
              <w:left w:val="single" w:sz="4" w:space="4" w:color="auto"/>
              <w:bottom w:val="single" w:sz="4" w:space="1" w:color="auto"/>
              <w:right w:val="single" w:sz="4" w:space="4" w:color="auto"/>
            </w:pBdr>
            <w:shd w:val="clear" w:color="auto" w:fill="F2F2F2" w:themeFill="background1" w:themeFillShade="F2"/>
            <w:ind w:hanging="360"/>
            <w:jc w:val="both"/>
          </w:pPr>
        </w:pPrChange>
      </w:pPr>
      <w:ins w:id="43" w:author="Manu Anand" w:date="2021-09-06T19:35:00Z">
        <w:r w:rsidRPr="00C837B7">
          <w:rPr>
            <w:rFonts w:asciiTheme="minorHAnsi" w:hAnsiTheme="minorHAnsi" w:cstheme="minorHAnsi"/>
            <w:b/>
            <w:bCs/>
            <w:color w:val="1F4E79" w:themeColor="accent1" w:themeShade="80"/>
            <w:sz w:val="20"/>
            <w:lang w:bidi="en-US"/>
            <w:rPrChange w:id="44" w:author="Manu Anand" w:date="2021-09-06T19:35:00Z">
              <w:rPr>
                <w:b/>
                <w:bCs/>
                <w:color w:val="1F4E79" w:themeColor="accent1" w:themeShade="80"/>
                <w:sz w:val="20"/>
                <w:lang w:bidi="en-US"/>
              </w:rPr>
            </w:rPrChange>
          </w:rPr>
          <w:t>Note:</w:t>
        </w:r>
        <w:r w:rsidRPr="00C837B7">
          <w:rPr>
            <w:rFonts w:asciiTheme="minorHAnsi" w:hAnsiTheme="minorHAnsi" w:cstheme="minorHAnsi"/>
            <w:color w:val="1F4E79" w:themeColor="accent1" w:themeShade="80"/>
            <w:sz w:val="20"/>
            <w:lang w:bidi="en-US"/>
            <w:rPrChange w:id="45" w:author="Manu Anand" w:date="2021-09-06T19:35:00Z">
              <w:rPr>
                <w:color w:val="1F4E79" w:themeColor="accent1" w:themeShade="80"/>
                <w:sz w:val="20"/>
                <w:lang w:bidi="en-US"/>
              </w:rPr>
            </w:rPrChange>
          </w:rPr>
          <w:t xml:space="preserve"> </w:t>
        </w:r>
        <w:r w:rsidRPr="00C837B7">
          <w:rPr>
            <w:rFonts w:asciiTheme="minorHAnsi" w:hAnsiTheme="minorHAnsi" w:cstheme="minorHAnsi"/>
            <w:color w:val="7F7F7F" w:themeColor="text1" w:themeTint="80"/>
            <w:sz w:val="20"/>
            <w:lang w:bidi="en-US"/>
            <w:rPrChange w:id="46" w:author="Manu Anand" w:date="2021-09-06T19:35:00Z">
              <w:rPr>
                <w:color w:val="7F7F7F" w:themeColor="text1" w:themeTint="80"/>
                <w:sz w:val="20"/>
                <w:lang w:bidi="en-US"/>
              </w:rPr>
            </w:rPrChange>
          </w:rPr>
          <w:t xml:space="preserve">For analysis purpose, a project will be considered as </w:t>
        </w:r>
        <w:r w:rsidRPr="00C837B7">
          <w:rPr>
            <w:rFonts w:asciiTheme="minorHAnsi" w:hAnsiTheme="minorHAnsi" w:cstheme="minorHAnsi"/>
            <w:b/>
            <w:bCs/>
            <w:color w:val="7F7F7F" w:themeColor="text1" w:themeTint="80"/>
            <w:sz w:val="20"/>
            <w:lang w:bidi="en-US"/>
            <w:rPrChange w:id="47" w:author="Manu Anand" w:date="2021-09-06T19:35:00Z">
              <w:rPr>
                <w:b/>
                <w:bCs/>
                <w:color w:val="7F7F7F" w:themeColor="text1" w:themeTint="80"/>
                <w:sz w:val="20"/>
                <w:lang w:bidi="en-US"/>
              </w:rPr>
            </w:rPrChange>
          </w:rPr>
          <w:t>Closed</w:t>
        </w:r>
        <w:r w:rsidRPr="00C837B7">
          <w:rPr>
            <w:rFonts w:asciiTheme="minorHAnsi" w:hAnsiTheme="minorHAnsi" w:cstheme="minorHAnsi"/>
            <w:color w:val="7F7F7F" w:themeColor="text1" w:themeTint="80"/>
            <w:sz w:val="20"/>
            <w:lang w:bidi="en-US"/>
            <w:rPrChange w:id="48" w:author="Manu Anand" w:date="2021-09-06T19:35:00Z">
              <w:rPr>
                <w:color w:val="7F7F7F" w:themeColor="text1" w:themeTint="80"/>
                <w:sz w:val="20"/>
                <w:lang w:bidi="en-US"/>
              </w:rPr>
            </w:rPrChange>
          </w:rPr>
          <w:t>, if it is live on production server or in Go-live phase or UAT has been performed by customer.</w:t>
        </w:r>
      </w:ins>
    </w:p>
    <w:p w14:paraId="16FE99C2" w14:textId="62D80B65" w:rsidR="00DB32EB" w:rsidRDefault="00DB32EB" w:rsidP="00C837B7">
      <w:pPr>
        <w:pStyle w:val="ListBullet"/>
        <w:ind w:left="720"/>
        <w:rPr>
          <w:ins w:id="49" w:author="Manu Anand" w:date="2021-09-06T19:36:00Z"/>
          <w:rFonts w:eastAsiaTheme="minorHAnsi"/>
        </w:rPr>
      </w:pPr>
    </w:p>
    <w:p w14:paraId="1539FE3B" w14:textId="77777777" w:rsidR="001A2DF1" w:rsidRPr="00C837B7" w:rsidRDefault="001A2DF1" w:rsidP="00C837B7">
      <w:pPr>
        <w:pStyle w:val="ListBullet"/>
        <w:ind w:left="720"/>
        <w:rPr>
          <w:rFonts w:eastAsiaTheme="minorHAnsi"/>
          <w:rPrChange w:id="50" w:author="Manu Anand" w:date="2021-09-06T19:35:00Z">
            <w:rPr/>
          </w:rPrChange>
        </w:rPr>
        <w:pPrChange w:id="51" w:author="Manu Anand" w:date="2021-09-06T19:35:00Z">
          <w:pPr/>
        </w:pPrChange>
      </w:pPr>
    </w:p>
    <w:p w14:paraId="405D6358" w14:textId="77777777" w:rsidR="00DB32EB" w:rsidRPr="00DB32EB" w:rsidRDefault="00DB32EB" w:rsidP="003D5760">
      <w:pPr>
        <w:pStyle w:val="Heading1"/>
        <w:keepLines w:val="0"/>
        <w:numPr>
          <w:ilvl w:val="0"/>
          <w:numId w:val="17"/>
        </w:numPr>
        <w:spacing w:before="0" w:line="240" w:lineRule="auto"/>
        <w:jc w:val="both"/>
        <w:rPr>
          <w:rFonts w:asciiTheme="minorHAnsi" w:hAnsiTheme="minorHAnsi" w:cstheme="minorHAnsi"/>
          <w:color w:val="auto"/>
          <w:sz w:val="22"/>
          <w:szCs w:val="22"/>
          <w:u w:val="single"/>
        </w:rPr>
      </w:pPr>
      <w:bookmarkStart w:id="52" w:name="_Toc395007057"/>
      <w:r w:rsidRPr="00D27DCD">
        <w:rPr>
          <w:rFonts w:asciiTheme="minorHAnsi" w:hAnsiTheme="minorHAnsi" w:cstheme="minorHAnsi"/>
          <w:b/>
          <w:color w:val="auto"/>
          <w:sz w:val="22"/>
          <w:szCs w:val="22"/>
          <w:u w:val="single"/>
        </w:rPr>
        <w:t>Specification Limits</w:t>
      </w:r>
      <w:r w:rsidRPr="00D27DCD">
        <w:rPr>
          <w:rFonts w:asciiTheme="minorHAnsi" w:hAnsiTheme="minorHAnsi" w:cstheme="minorHAnsi"/>
          <w:b/>
          <w:color w:val="auto"/>
          <w:sz w:val="22"/>
          <w:szCs w:val="22"/>
        </w:rPr>
        <w:t>.</w:t>
      </w:r>
      <w:r w:rsidRPr="00D27DCD">
        <w:rPr>
          <w:rFonts w:asciiTheme="minorHAnsi" w:hAnsiTheme="minorHAnsi" w:cstheme="minorHAnsi"/>
          <w:b/>
          <w:color w:val="auto"/>
          <w:sz w:val="22"/>
          <w:szCs w:val="22"/>
        </w:rPr>
        <w:tab/>
      </w:r>
      <w:r w:rsidRPr="00DB32EB">
        <w:rPr>
          <w:rFonts w:asciiTheme="minorHAnsi" w:hAnsiTheme="minorHAnsi" w:cstheme="minorHAnsi"/>
          <w:color w:val="auto"/>
          <w:sz w:val="22"/>
          <w:szCs w:val="22"/>
        </w:rPr>
        <w:t xml:space="preserve">These are set by the user/stakeholder, management, or engineering requirements. It </w:t>
      </w:r>
      <w:proofErr w:type="gramStart"/>
      <w:r w:rsidRPr="00DB32EB">
        <w:rPr>
          <w:rFonts w:asciiTheme="minorHAnsi" w:hAnsiTheme="minorHAnsi" w:cstheme="minorHAnsi"/>
          <w:color w:val="auto"/>
          <w:sz w:val="22"/>
          <w:szCs w:val="22"/>
        </w:rPr>
        <w:t>describe</w:t>
      </w:r>
      <w:proofErr w:type="gramEnd"/>
      <w:r w:rsidRPr="00DB32EB">
        <w:rPr>
          <w:rFonts w:asciiTheme="minorHAnsi" w:hAnsiTheme="minorHAnsi" w:cstheme="minorHAnsi"/>
          <w:color w:val="auto"/>
          <w:sz w:val="22"/>
          <w:szCs w:val="22"/>
        </w:rPr>
        <w:t xml:space="preserve"> what you </w:t>
      </w:r>
      <w:r w:rsidRPr="00DB32EB">
        <w:rPr>
          <w:rFonts w:asciiTheme="minorHAnsi" w:hAnsiTheme="minorHAnsi" w:cstheme="minorHAnsi"/>
          <w:iCs/>
          <w:color w:val="auto"/>
          <w:sz w:val="22"/>
          <w:szCs w:val="22"/>
        </w:rPr>
        <w:t xml:space="preserve">want </w:t>
      </w:r>
      <w:r w:rsidRPr="00DB32EB">
        <w:rPr>
          <w:rFonts w:asciiTheme="minorHAnsi" w:hAnsiTheme="minorHAnsi" w:cstheme="minorHAnsi"/>
          <w:color w:val="auto"/>
          <w:sz w:val="22"/>
          <w:szCs w:val="22"/>
        </w:rPr>
        <w:t>a process to achieve</w:t>
      </w:r>
      <w:bookmarkEnd w:id="52"/>
    </w:p>
    <w:p w14:paraId="59B905D4" w14:textId="77777777" w:rsidR="00DB32EB" w:rsidRPr="00DB32EB" w:rsidRDefault="00DB32EB" w:rsidP="001A2DF1">
      <w:pPr>
        <w:jc w:val="both"/>
        <w:rPr>
          <w:rFonts w:asciiTheme="minorHAnsi" w:hAnsiTheme="minorHAnsi" w:cstheme="minorHAnsi"/>
        </w:rPr>
        <w:pPrChange w:id="53" w:author="Manu Anand" w:date="2021-09-06T19:36:00Z">
          <w:pPr>
            <w:ind w:left="720"/>
            <w:jc w:val="both"/>
          </w:pPr>
        </w:pPrChange>
      </w:pPr>
    </w:p>
    <w:p w14:paraId="2A216E35" w14:textId="77777777" w:rsidR="00DB32EB" w:rsidRPr="00DB32EB" w:rsidRDefault="00DB32EB" w:rsidP="003D5760">
      <w:pPr>
        <w:numPr>
          <w:ilvl w:val="0"/>
          <w:numId w:val="12"/>
        </w:numPr>
        <w:tabs>
          <w:tab w:val="clear" w:pos="720"/>
          <w:tab w:val="num" w:pos="360"/>
        </w:tabs>
        <w:spacing w:after="160" w:line="259" w:lineRule="auto"/>
        <w:ind w:firstLine="0"/>
        <w:jc w:val="both"/>
        <w:rPr>
          <w:rFonts w:asciiTheme="minorHAnsi" w:hAnsiTheme="minorHAnsi" w:cstheme="minorHAnsi"/>
        </w:rPr>
      </w:pPr>
      <w:r w:rsidRPr="00DB32EB">
        <w:rPr>
          <w:rFonts w:asciiTheme="minorHAnsi" w:hAnsiTheme="minorHAnsi" w:cstheme="minorHAnsi"/>
        </w:rPr>
        <w:t>Upper Specification Limit (USL) is the upper limit or the maximum desired performance to be met by the process or project</w:t>
      </w:r>
    </w:p>
    <w:p w14:paraId="5F8DB913" w14:textId="77777777" w:rsidR="00DB32EB" w:rsidRPr="00DB32EB" w:rsidRDefault="00DB32EB" w:rsidP="003D5760">
      <w:pPr>
        <w:numPr>
          <w:ilvl w:val="0"/>
          <w:numId w:val="12"/>
        </w:numPr>
        <w:tabs>
          <w:tab w:val="clear" w:pos="720"/>
          <w:tab w:val="num" w:pos="360"/>
        </w:tabs>
        <w:spacing w:after="160" w:line="259" w:lineRule="auto"/>
        <w:ind w:firstLine="0"/>
        <w:jc w:val="both"/>
        <w:rPr>
          <w:rFonts w:asciiTheme="minorHAnsi" w:hAnsiTheme="minorHAnsi" w:cstheme="minorHAnsi"/>
        </w:rPr>
      </w:pPr>
      <w:r w:rsidRPr="00DB32EB">
        <w:rPr>
          <w:rFonts w:asciiTheme="minorHAnsi" w:hAnsiTheme="minorHAnsi" w:cstheme="minorHAnsi"/>
        </w:rPr>
        <w:t>Lower Specification Limit (LSL) is the lower limit or the least desired performance to be met by the process or project</w:t>
      </w:r>
    </w:p>
    <w:p w14:paraId="5B01F53A" w14:textId="77777777" w:rsidR="00DB32EB" w:rsidRPr="00DB32EB" w:rsidRDefault="00DB32EB" w:rsidP="00DB32EB">
      <w:pPr>
        <w:ind w:left="2160"/>
        <w:jc w:val="both"/>
        <w:rPr>
          <w:rFonts w:asciiTheme="minorHAnsi" w:hAnsiTheme="minorHAnsi" w:cstheme="minorHAnsi"/>
        </w:rPr>
      </w:pPr>
    </w:p>
    <w:p w14:paraId="75299E6A" w14:textId="77777777" w:rsidR="00DB32EB" w:rsidRPr="00DB32EB" w:rsidRDefault="00DB32EB" w:rsidP="003D5760">
      <w:pPr>
        <w:pStyle w:val="Heading1"/>
        <w:keepLines w:val="0"/>
        <w:numPr>
          <w:ilvl w:val="0"/>
          <w:numId w:val="17"/>
        </w:numPr>
        <w:spacing w:before="0" w:line="240" w:lineRule="auto"/>
        <w:jc w:val="both"/>
        <w:rPr>
          <w:rFonts w:asciiTheme="minorHAnsi" w:hAnsiTheme="minorHAnsi" w:cstheme="minorHAnsi"/>
          <w:color w:val="auto"/>
          <w:sz w:val="22"/>
          <w:szCs w:val="22"/>
          <w:u w:val="single"/>
        </w:rPr>
      </w:pPr>
      <w:bookmarkStart w:id="54" w:name="_Toc395007058"/>
      <w:r w:rsidRPr="00D27DCD">
        <w:rPr>
          <w:rFonts w:asciiTheme="minorHAnsi" w:hAnsiTheme="minorHAnsi" w:cstheme="minorHAnsi"/>
          <w:b/>
          <w:color w:val="auto"/>
          <w:sz w:val="22"/>
          <w:szCs w:val="22"/>
          <w:u w:val="single"/>
        </w:rPr>
        <w:t>Control Limits.</w:t>
      </w:r>
      <w:r w:rsidRPr="00DB32EB">
        <w:rPr>
          <w:rFonts w:asciiTheme="minorHAnsi" w:hAnsiTheme="minorHAnsi" w:cstheme="minorHAnsi"/>
          <w:color w:val="auto"/>
          <w:sz w:val="22"/>
          <w:szCs w:val="22"/>
        </w:rPr>
        <w:tab/>
        <w:t xml:space="preserve">These limits are calculated </w:t>
      </w:r>
      <w:r w:rsidRPr="00DB32EB">
        <w:rPr>
          <w:rFonts w:asciiTheme="minorHAnsi" w:hAnsiTheme="minorHAnsi" w:cstheme="minorHAnsi"/>
          <w:iCs/>
          <w:color w:val="auto"/>
          <w:sz w:val="22"/>
          <w:szCs w:val="22"/>
        </w:rPr>
        <w:t xml:space="preserve">from the data. It </w:t>
      </w:r>
      <w:r w:rsidRPr="00DB32EB">
        <w:rPr>
          <w:rFonts w:asciiTheme="minorHAnsi" w:hAnsiTheme="minorHAnsi" w:cstheme="minorHAnsi"/>
          <w:color w:val="auto"/>
          <w:sz w:val="22"/>
          <w:szCs w:val="22"/>
        </w:rPr>
        <w:t>Describe what the process is capable of achieving.</w:t>
      </w:r>
      <w:bookmarkEnd w:id="54"/>
    </w:p>
    <w:p w14:paraId="58AF3B5F" w14:textId="77777777" w:rsidR="00DB32EB" w:rsidRPr="00DB32EB" w:rsidRDefault="00DB32EB" w:rsidP="00DB32EB">
      <w:pPr>
        <w:rPr>
          <w:rFonts w:asciiTheme="minorHAnsi" w:hAnsiTheme="minorHAnsi" w:cstheme="minorHAnsi"/>
        </w:rPr>
      </w:pPr>
    </w:p>
    <w:p w14:paraId="558596E2" w14:textId="77777777" w:rsidR="00DB32EB" w:rsidRPr="00DB32EB" w:rsidRDefault="00DB32EB" w:rsidP="003D5760">
      <w:pPr>
        <w:numPr>
          <w:ilvl w:val="0"/>
          <w:numId w:val="13"/>
        </w:numPr>
        <w:tabs>
          <w:tab w:val="clear" w:pos="720"/>
          <w:tab w:val="num" w:pos="360"/>
        </w:tabs>
        <w:spacing w:after="160" w:line="259" w:lineRule="auto"/>
        <w:ind w:firstLine="0"/>
        <w:rPr>
          <w:rFonts w:asciiTheme="minorHAnsi" w:hAnsiTheme="minorHAnsi" w:cstheme="minorHAnsi"/>
        </w:rPr>
      </w:pPr>
      <w:r w:rsidRPr="00DB32EB">
        <w:rPr>
          <w:rFonts w:asciiTheme="minorHAnsi" w:hAnsiTheme="minorHAnsi" w:cstheme="minorHAnsi"/>
        </w:rPr>
        <w:t>Upper Control Limit (UCL) = MEAN + 3*Standard Deviation</w:t>
      </w:r>
    </w:p>
    <w:p w14:paraId="00FA411C" w14:textId="77777777" w:rsidR="00DB32EB" w:rsidRPr="00DB32EB" w:rsidRDefault="00DB32EB" w:rsidP="003D5760">
      <w:pPr>
        <w:numPr>
          <w:ilvl w:val="0"/>
          <w:numId w:val="13"/>
        </w:numPr>
        <w:tabs>
          <w:tab w:val="clear" w:pos="720"/>
          <w:tab w:val="num" w:pos="360"/>
        </w:tabs>
        <w:spacing w:after="160" w:line="259" w:lineRule="auto"/>
        <w:ind w:firstLine="0"/>
        <w:rPr>
          <w:rFonts w:asciiTheme="minorHAnsi" w:hAnsiTheme="minorHAnsi" w:cstheme="minorHAnsi"/>
        </w:rPr>
      </w:pPr>
      <w:r w:rsidRPr="00DB32EB">
        <w:rPr>
          <w:rFonts w:asciiTheme="minorHAnsi" w:hAnsiTheme="minorHAnsi" w:cstheme="minorHAnsi"/>
        </w:rPr>
        <w:t>Lower Control Limit (LCL) = MEAN – 3* Standard Deviation</w:t>
      </w:r>
    </w:p>
    <w:p w14:paraId="1BA07CF5" w14:textId="77777777" w:rsidR="00DB32EB" w:rsidRPr="00DB32EB" w:rsidRDefault="00DB32EB" w:rsidP="00DB32EB">
      <w:pPr>
        <w:rPr>
          <w:rFonts w:asciiTheme="minorHAnsi" w:hAnsiTheme="minorHAnsi" w:cstheme="minorHAnsi"/>
        </w:rPr>
      </w:pPr>
    </w:p>
    <w:p w14:paraId="76E675CE" w14:textId="77777777" w:rsidR="00DB32EB" w:rsidRPr="00DB32EB" w:rsidRDefault="00DB32EB" w:rsidP="00DB32EB">
      <w:pPr>
        <w:rPr>
          <w:rFonts w:asciiTheme="minorHAnsi" w:hAnsiTheme="minorHAnsi" w:cstheme="minorHAnsi"/>
        </w:rPr>
      </w:pPr>
      <w:r w:rsidRPr="00DB32EB">
        <w:rPr>
          <w:rFonts w:asciiTheme="minorHAnsi" w:hAnsiTheme="minorHAnsi" w:cstheme="minorHAnsi"/>
        </w:rPr>
        <w:t>Mean (Y)= Average of data points after removing outliers.</w:t>
      </w:r>
    </w:p>
    <w:p w14:paraId="02424B06" w14:textId="77777777" w:rsidR="00DB32EB" w:rsidRPr="00DB32EB" w:rsidRDefault="00DB32EB" w:rsidP="00DB32EB">
      <w:pPr>
        <w:rPr>
          <w:rFonts w:asciiTheme="minorHAnsi" w:hAnsiTheme="minorHAnsi" w:cstheme="minorHAnsi"/>
        </w:rPr>
      </w:pPr>
      <w:r w:rsidRPr="00DB32EB">
        <w:rPr>
          <w:rFonts w:asciiTheme="minorHAnsi" w:hAnsiTheme="minorHAnsi" w:cstheme="minorHAnsi"/>
        </w:rPr>
        <w:t xml:space="preserve">Standard Deviation =      </w:t>
      </w:r>
    </w:p>
    <w:p w14:paraId="4444E5B1" w14:textId="77777777" w:rsidR="00DB32EB" w:rsidRPr="00DB32EB" w:rsidRDefault="00DB32EB" w:rsidP="00DB32EB">
      <w:pPr>
        <w:rPr>
          <w:rFonts w:asciiTheme="minorHAnsi" w:hAnsiTheme="minorHAnsi" w:cstheme="minorHAnsi"/>
        </w:rPr>
      </w:pPr>
      <w:r w:rsidRPr="00DB32EB">
        <w:rPr>
          <w:rFonts w:asciiTheme="minorHAnsi" w:hAnsiTheme="minorHAnsi" w:cstheme="minorHAnsi"/>
          <w:noProof/>
          <w:lang w:val="en-IN" w:eastAsia="en-IN"/>
        </w:rPr>
        <mc:AlternateContent>
          <mc:Choice Requires="wps">
            <w:drawing>
              <wp:anchor distT="0" distB="0" distL="114300" distR="114300" simplePos="0" relativeHeight="251663360" behindDoc="0" locked="0" layoutInCell="1" allowOverlap="1" wp14:anchorId="2046DD01" wp14:editId="599932F3">
                <wp:simplePos x="0" y="0"/>
                <wp:positionH relativeFrom="column">
                  <wp:posOffset>390525</wp:posOffset>
                </wp:positionH>
                <wp:positionV relativeFrom="paragraph">
                  <wp:posOffset>90170</wp:posOffset>
                </wp:positionV>
                <wp:extent cx="314325" cy="1047750"/>
                <wp:effectExtent l="0" t="0" r="28575"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14325" cy="1047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2909522" id="_x0000_t32" coordsize="21600,21600" o:spt="32" o:oned="t" path="m,l21600,21600e" filled="f">
                <v:path arrowok="t" fillok="f" o:connecttype="none"/>
                <o:lock v:ext="edit" shapetype="t"/>
              </v:shapetype>
              <v:shape id="Straight Arrow Connector 5" o:spid="_x0000_s1026" type="#_x0000_t32" style="position:absolute;margin-left:30.75pt;margin-top:7.1pt;width:24.75pt;height:82.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"/>
            </w:pict>
          </mc:Fallback>
        </mc:AlternateContent>
      </w:r>
      <w:r w:rsidRPr="00DB32EB">
        <w:rPr>
          <w:rFonts w:asciiTheme="minorHAnsi" w:hAnsiTheme="minorHAnsi" w:cstheme="minorHAnsi"/>
          <w:noProof/>
          <w:lang w:val="en-IN" w:eastAsia="en-IN"/>
        </w:rPr>
        <mc:AlternateContent>
          <mc:Choice Requires="wps">
            <w:drawing>
              <wp:anchor distT="0" distB="0" distL="114300" distR="114300" simplePos="0" relativeHeight="251664384" behindDoc="0" locked="0" layoutInCell="1" allowOverlap="1" wp14:anchorId="654467F8" wp14:editId="0C55912E">
                <wp:simplePos x="0" y="0"/>
                <wp:positionH relativeFrom="column">
                  <wp:posOffset>704850</wp:posOffset>
                </wp:positionH>
                <wp:positionV relativeFrom="paragraph">
                  <wp:posOffset>90170</wp:posOffset>
                </wp:positionV>
                <wp:extent cx="4552950" cy="9525"/>
                <wp:effectExtent l="9525" t="13335" r="9525" b="571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529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080C0A" id="Straight Arrow Connector 4" o:spid="_x0000_s1026" type="#_x0000_t32" style="position:absolute;margin-left:55.5pt;margin-top:7.1pt;width:358.5pt;height:.7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"/>
            </w:pict>
          </mc:Fallback>
        </mc:AlternateContent>
      </w:r>
      <w:r w:rsidRPr="00DB32EB">
        <w:rPr>
          <w:rFonts w:asciiTheme="minorHAnsi" w:hAnsiTheme="minorHAnsi" w:cstheme="minorHAnsi"/>
          <w:noProof/>
          <w:lang w:val="en-IN" w:eastAsia="en-IN"/>
        </w:rPr>
        <mc:AlternateContent>
          <mc:Choice Requires="wps">
            <w:drawing>
              <wp:anchor distT="0" distB="0" distL="114300" distR="114300" simplePos="0" relativeHeight="251659264" behindDoc="0" locked="0" layoutInCell="1" allowOverlap="1" wp14:anchorId="49AF3D65" wp14:editId="62D3218F">
                <wp:simplePos x="0" y="0"/>
                <wp:positionH relativeFrom="column">
                  <wp:posOffset>866775</wp:posOffset>
                </wp:positionH>
                <wp:positionV relativeFrom="paragraph">
                  <wp:posOffset>75565</wp:posOffset>
                </wp:positionV>
                <wp:extent cx="5302250" cy="541020"/>
                <wp:effectExtent l="0" t="0" r="0" b="0"/>
                <wp:wrapNone/>
                <wp:docPr id="66586" name="Text Box 665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2250" cy="541020"/>
                        </a:xfrm>
                        <a:prstGeom prst="rect">
                          <a:avLst/>
                        </a:prstGeom>
                        <a:noFill/>
                        <a:ln>
                          <a:noFill/>
                        </a:ln>
                      </wps:spPr>
                      <wps:txbx>
                        <w:txbxContent>
                          <w:p w14:paraId="11BF2D25" w14:textId="77777777" w:rsidR="00DB32EB" w:rsidRDefault="00DB32EB" w:rsidP="00DB32EB">
                            <w:pPr>
                              <w:pStyle w:val="NormalWeb"/>
                              <w:spacing w:before="0" w:beforeAutospacing="0" w:after="0" w:afterAutospacing="0"/>
                              <w:textAlignment w:val="baseline"/>
                            </w:pPr>
                            <w:proofErr w:type="gramStart"/>
                            <w:r w:rsidRPr="004A53C9">
                              <w:rPr>
                                <w:rFonts w:asciiTheme="minorHAnsi" w:hAnsi="Calibri" w:cstheme="minorBidi"/>
                                <w:color w:val="5F5F5F"/>
                                <w:kern w:val="24"/>
                                <w:sz w:val="40"/>
                                <w:szCs w:val="40"/>
                              </w:rPr>
                              <w:t>( Y</w:t>
                            </w:r>
                            <w:proofErr w:type="gramEnd"/>
                            <w:r w:rsidRPr="004A53C9">
                              <w:rPr>
                                <w:rFonts w:asciiTheme="minorHAnsi" w:hAnsi="Calibri" w:cstheme="minorBidi"/>
                                <w:color w:val="5F5F5F"/>
                                <w:kern w:val="24"/>
                                <w:position w:val="-10"/>
                                <w:sz w:val="40"/>
                                <w:szCs w:val="40"/>
                                <w:vertAlign w:val="subscript"/>
                              </w:rPr>
                              <w:t xml:space="preserve">1  </w:t>
                            </w:r>
                            <w:r w:rsidRPr="004A53C9">
                              <w:rPr>
                                <w:rFonts w:asciiTheme="minorHAnsi" w:hAnsi="Calibri" w:cstheme="minorBidi"/>
                                <w:color w:val="5F5F5F"/>
                                <w:kern w:val="24"/>
                                <w:sz w:val="40"/>
                                <w:szCs w:val="40"/>
                              </w:rPr>
                              <w:t>- Y )</w:t>
                            </w:r>
                            <w:r w:rsidRPr="004A53C9">
                              <w:rPr>
                                <w:rFonts w:asciiTheme="minorHAnsi" w:hAnsi="Calibri" w:cstheme="minorBidi"/>
                                <w:color w:val="5F5F5F"/>
                                <w:kern w:val="24"/>
                                <w:position w:val="12"/>
                                <w:sz w:val="40"/>
                                <w:szCs w:val="40"/>
                                <w:vertAlign w:val="superscript"/>
                              </w:rPr>
                              <w:t>2</w:t>
                            </w:r>
                            <w:r w:rsidRPr="004A53C9">
                              <w:rPr>
                                <w:rFonts w:asciiTheme="minorHAnsi" w:hAnsi="Calibri" w:cstheme="minorBidi"/>
                                <w:color w:val="5F5F5F"/>
                                <w:kern w:val="24"/>
                                <w:sz w:val="40"/>
                                <w:szCs w:val="40"/>
                              </w:rPr>
                              <w:t xml:space="preserve">   +  ( Y</w:t>
                            </w:r>
                            <w:r w:rsidRPr="004A53C9">
                              <w:rPr>
                                <w:rFonts w:asciiTheme="minorHAnsi" w:hAnsi="Calibri" w:cstheme="minorBidi"/>
                                <w:color w:val="5F5F5F"/>
                                <w:kern w:val="24"/>
                                <w:position w:val="-10"/>
                                <w:sz w:val="40"/>
                                <w:szCs w:val="40"/>
                                <w:vertAlign w:val="subscript"/>
                              </w:rPr>
                              <w:t xml:space="preserve">2 </w:t>
                            </w:r>
                            <w:r w:rsidRPr="004A53C9">
                              <w:rPr>
                                <w:rFonts w:asciiTheme="minorHAnsi" w:hAnsi="Calibri" w:cstheme="minorBidi"/>
                                <w:color w:val="5F5F5F"/>
                                <w:kern w:val="24"/>
                                <w:sz w:val="40"/>
                                <w:szCs w:val="40"/>
                              </w:rPr>
                              <w:t>– Y )</w:t>
                            </w:r>
                            <w:r w:rsidRPr="004A53C9">
                              <w:rPr>
                                <w:rFonts w:asciiTheme="minorHAnsi" w:hAnsi="Calibri" w:cstheme="minorBidi"/>
                                <w:color w:val="5F5F5F"/>
                                <w:kern w:val="24"/>
                                <w:position w:val="12"/>
                                <w:sz w:val="40"/>
                                <w:szCs w:val="40"/>
                                <w:vertAlign w:val="superscript"/>
                              </w:rPr>
                              <w:t>2</w:t>
                            </w:r>
                            <w:r w:rsidRPr="004A53C9">
                              <w:rPr>
                                <w:rFonts w:asciiTheme="minorHAnsi" w:hAnsi="Calibri" w:cstheme="minorBidi"/>
                                <w:color w:val="5F5F5F"/>
                                <w:kern w:val="24"/>
                                <w:sz w:val="40"/>
                                <w:szCs w:val="40"/>
                              </w:rPr>
                              <w:t xml:space="preserve">  +  ……. </w:t>
                            </w:r>
                            <w:proofErr w:type="gramStart"/>
                            <w:r w:rsidRPr="004A53C9">
                              <w:rPr>
                                <w:rFonts w:asciiTheme="minorHAnsi" w:hAnsi="Calibri" w:cstheme="minorBidi"/>
                                <w:color w:val="5F5F5F"/>
                                <w:kern w:val="24"/>
                                <w:sz w:val="40"/>
                                <w:szCs w:val="40"/>
                              </w:rPr>
                              <w:t>+  (</w:t>
                            </w:r>
                            <w:proofErr w:type="gramEnd"/>
                            <w:r w:rsidRPr="004A53C9">
                              <w:rPr>
                                <w:rFonts w:asciiTheme="minorHAnsi" w:hAnsi="Calibri" w:cstheme="minorBidi"/>
                                <w:color w:val="5F5F5F"/>
                                <w:kern w:val="24"/>
                                <w:sz w:val="40"/>
                                <w:szCs w:val="40"/>
                              </w:rPr>
                              <w:t xml:space="preserve"> Y</w:t>
                            </w:r>
                            <w:r w:rsidRPr="004A53C9">
                              <w:rPr>
                                <w:rFonts w:asciiTheme="minorHAnsi" w:hAnsi="Calibri" w:cstheme="minorBidi"/>
                                <w:color w:val="5F5F5F"/>
                                <w:kern w:val="24"/>
                                <w:position w:val="-10"/>
                                <w:sz w:val="40"/>
                                <w:szCs w:val="40"/>
                                <w:vertAlign w:val="subscript"/>
                              </w:rPr>
                              <w:t xml:space="preserve">n </w:t>
                            </w:r>
                            <w:r w:rsidRPr="004A53C9">
                              <w:rPr>
                                <w:rFonts w:asciiTheme="minorHAnsi" w:hAnsi="Calibri" w:cstheme="minorBidi"/>
                                <w:color w:val="5F5F5F"/>
                                <w:kern w:val="24"/>
                                <w:sz w:val="40"/>
                                <w:szCs w:val="40"/>
                              </w:rPr>
                              <w:t>– Y )</w:t>
                            </w:r>
                            <w:r w:rsidRPr="004A53C9">
                              <w:rPr>
                                <w:rFonts w:asciiTheme="minorHAnsi" w:hAnsi="Calibri" w:cstheme="minorBidi"/>
                                <w:color w:val="5F5F5F"/>
                                <w:kern w:val="24"/>
                                <w:position w:val="12"/>
                                <w:sz w:val="40"/>
                                <w:szCs w:val="40"/>
                                <w:vertAlign w:val="superscript"/>
                              </w:rPr>
                              <w:t>2</w:t>
                            </w:r>
                          </w:p>
                        </w:txbxContent>
                      </wps:txbx>
                      <wps:bodyPr>
                        <a:spAutoFit/>
                      </wps:bodyPr>
                    </wps:wsp>
                  </a:graphicData>
                </a:graphic>
                <wp14:sizeRelH relativeFrom="page">
                  <wp14:pctWidth>0</wp14:pctWidth>
                </wp14:sizeRelH>
                <wp14:sizeRelV relativeFrom="page">
                  <wp14:pctHeight>0</wp14:pctHeight>
                </wp14:sizeRelV>
              </wp:anchor>
            </w:drawing>
          </mc:Choice>
          <mc:Fallback>
            <w:pict>
              <v:shapetype w14:anchorId="49AF3D65" id="_x0000_t202" coordsize="21600,21600" o:spt="202" path="m,l,21600r21600,l21600,xe">
                <v:stroke joinstyle="miter"/>
                <v:path gradientshapeok="t" o:connecttype="rect"/>
              </v:shapetype>
              <v:shape id="Text Box 66586" o:spid="_x0000_s1026" type="#_x0000_t202" style="position:absolute;margin-left:68.25pt;margin-top:5.95pt;width:417.5pt;height:4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" filled="f" stroked="f">
                <v:textbox style="mso-fit-shape-to-text:t">
                  <w:txbxContent>
                    <w:p w14:paraId="11BF2D25" w14:textId="77777777" w:rsidR="00DB32EB" w:rsidRDefault="00DB32EB" w:rsidP="00DB32EB">
                      <w:pPr>
                        <w:pStyle w:val="NormalWeb"/>
                        <w:spacing w:before="0" w:beforeAutospacing="0" w:after="0" w:afterAutospacing="0"/>
                        <w:textAlignment w:val="baseline"/>
                      </w:pPr>
                      <w:proofErr w:type="gramStart"/>
                      <w:r w:rsidRPr="004A53C9">
                        <w:rPr>
                          <w:rFonts w:asciiTheme="minorHAnsi" w:hAnsi="Calibri" w:cstheme="minorBidi"/>
                          <w:color w:val="5F5F5F"/>
                          <w:kern w:val="24"/>
                          <w:sz w:val="40"/>
                          <w:szCs w:val="40"/>
                        </w:rPr>
                        <w:t>( Y</w:t>
                      </w:r>
                      <w:proofErr w:type="gramEnd"/>
                      <w:r w:rsidRPr="004A53C9">
                        <w:rPr>
                          <w:rFonts w:asciiTheme="minorHAnsi" w:hAnsi="Calibri" w:cstheme="minorBidi"/>
                          <w:color w:val="5F5F5F"/>
                          <w:kern w:val="24"/>
                          <w:position w:val="-10"/>
                          <w:sz w:val="40"/>
                          <w:szCs w:val="40"/>
                          <w:vertAlign w:val="subscript"/>
                        </w:rPr>
                        <w:t xml:space="preserve">1  </w:t>
                      </w:r>
                      <w:r w:rsidRPr="004A53C9">
                        <w:rPr>
                          <w:rFonts w:asciiTheme="minorHAnsi" w:hAnsi="Calibri" w:cstheme="minorBidi"/>
                          <w:color w:val="5F5F5F"/>
                          <w:kern w:val="24"/>
                          <w:sz w:val="40"/>
                          <w:szCs w:val="40"/>
                        </w:rPr>
                        <w:t>- Y )</w:t>
                      </w:r>
                      <w:r w:rsidRPr="004A53C9">
                        <w:rPr>
                          <w:rFonts w:asciiTheme="minorHAnsi" w:hAnsi="Calibri" w:cstheme="minorBidi"/>
                          <w:color w:val="5F5F5F"/>
                          <w:kern w:val="24"/>
                          <w:position w:val="12"/>
                          <w:sz w:val="40"/>
                          <w:szCs w:val="40"/>
                          <w:vertAlign w:val="superscript"/>
                        </w:rPr>
                        <w:t>2</w:t>
                      </w:r>
                      <w:r w:rsidRPr="004A53C9">
                        <w:rPr>
                          <w:rFonts w:asciiTheme="minorHAnsi" w:hAnsi="Calibri" w:cstheme="minorBidi"/>
                          <w:color w:val="5F5F5F"/>
                          <w:kern w:val="24"/>
                          <w:sz w:val="40"/>
                          <w:szCs w:val="40"/>
                        </w:rPr>
                        <w:t xml:space="preserve">   +  ( Y</w:t>
                      </w:r>
                      <w:r w:rsidRPr="004A53C9">
                        <w:rPr>
                          <w:rFonts w:asciiTheme="minorHAnsi" w:hAnsi="Calibri" w:cstheme="minorBidi"/>
                          <w:color w:val="5F5F5F"/>
                          <w:kern w:val="24"/>
                          <w:position w:val="-10"/>
                          <w:sz w:val="40"/>
                          <w:szCs w:val="40"/>
                          <w:vertAlign w:val="subscript"/>
                        </w:rPr>
                        <w:t xml:space="preserve">2 </w:t>
                      </w:r>
                      <w:r w:rsidRPr="004A53C9">
                        <w:rPr>
                          <w:rFonts w:asciiTheme="minorHAnsi" w:hAnsi="Calibri" w:cstheme="minorBidi"/>
                          <w:color w:val="5F5F5F"/>
                          <w:kern w:val="24"/>
                          <w:sz w:val="40"/>
                          <w:szCs w:val="40"/>
                        </w:rPr>
                        <w:t>– Y )</w:t>
                      </w:r>
                      <w:r w:rsidRPr="004A53C9">
                        <w:rPr>
                          <w:rFonts w:asciiTheme="minorHAnsi" w:hAnsi="Calibri" w:cstheme="minorBidi"/>
                          <w:color w:val="5F5F5F"/>
                          <w:kern w:val="24"/>
                          <w:position w:val="12"/>
                          <w:sz w:val="40"/>
                          <w:szCs w:val="40"/>
                          <w:vertAlign w:val="superscript"/>
                        </w:rPr>
                        <w:t>2</w:t>
                      </w:r>
                      <w:r w:rsidRPr="004A53C9">
                        <w:rPr>
                          <w:rFonts w:asciiTheme="minorHAnsi" w:hAnsi="Calibri" w:cstheme="minorBidi"/>
                          <w:color w:val="5F5F5F"/>
                          <w:kern w:val="24"/>
                          <w:sz w:val="40"/>
                          <w:szCs w:val="40"/>
                        </w:rPr>
                        <w:t xml:space="preserve">  +  ……. </w:t>
                      </w:r>
                      <w:proofErr w:type="gramStart"/>
                      <w:r w:rsidRPr="004A53C9">
                        <w:rPr>
                          <w:rFonts w:asciiTheme="minorHAnsi" w:hAnsi="Calibri" w:cstheme="minorBidi"/>
                          <w:color w:val="5F5F5F"/>
                          <w:kern w:val="24"/>
                          <w:sz w:val="40"/>
                          <w:szCs w:val="40"/>
                        </w:rPr>
                        <w:t>+  (</w:t>
                      </w:r>
                      <w:proofErr w:type="gramEnd"/>
                      <w:r w:rsidRPr="004A53C9">
                        <w:rPr>
                          <w:rFonts w:asciiTheme="minorHAnsi" w:hAnsi="Calibri" w:cstheme="minorBidi"/>
                          <w:color w:val="5F5F5F"/>
                          <w:kern w:val="24"/>
                          <w:sz w:val="40"/>
                          <w:szCs w:val="40"/>
                        </w:rPr>
                        <w:t xml:space="preserve"> Y</w:t>
                      </w:r>
                      <w:r w:rsidRPr="004A53C9">
                        <w:rPr>
                          <w:rFonts w:asciiTheme="minorHAnsi" w:hAnsi="Calibri" w:cstheme="minorBidi"/>
                          <w:color w:val="5F5F5F"/>
                          <w:kern w:val="24"/>
                          <w:position w:val="-10"/>
                          <w:sz w:val="40"/>
                          <w:szCs w:val="40"/>
                          <w:vertAlign w:val="subscript"/>
                        </w:rPr>
                        <w:t xml:space="preserve">n </w:t>
                      </w:r>
                      <w:r w:rsidRPr="004A53C9">
                        <w:rPr>
                          <w:rFonts w:asciiTheme="minorHAnsi" w:hAnsi="Calibri" w:cstheme="minorBidi"/>
                          <w:color w:val="5F5F5F"/>
                          <w:kern w:val="24"/>
                          <w:sz w:val="40"/>
                          <w:szCs w:val="40"/>
                        </w:rPr>
                        <w:t>– Y )</w:t>
                      </w:r>
                      <w:r w:rsidRPr="004A53C9">
                        <w:rPr>
                          <w:rFonts w:asciiTheme="minorHAnsi" w:hAnsi="Calibri" w:cstheme="minorBidi"/>
                          <w:color w:val="5F5F5F"/>
                          <w:kern w:val="24"/>
                          <w:position w:val="12"/>
                          <w:sz w:val="40"/>
                          <w:szCs w:val="40"/>
                          <w:vertAlign w:val="superscript"/>
                        </w:rPr>
                        <w:t>2</w:t>
                      </w:r>
                    </w:p>
                  </w:txbxContent>
                </v:textbox>
              </v:shape>
            </w:pict>
          </mc:Fallback>
        </mc:AlternateContent>
      </w:r>
    </w:p>
    <w:p w14:paraId="222CA034" w14:textId="77777777" w:rsidR="00DB32EB" w:rsidRPr="00DB32EB" w:rsidRDefault="00DB32EB" w:rsidP="00DB32EB">
      <w:pPr>
        <w:rPr>
          <w:rFonts w:asciiTheme="minorHAnsi" w:hAnsiTheme="minorHAnsi" w:cstheme="minorHAnsi"/>
        </w:rPr>
      </w:pPr>
    </w:p>
    <w:p w14:paraId="250AC0C3" w14:textId="77777777" w:rsidR="00DB32EB" w:rsidRPr="00DB32EB" w:rsidRDefault="00DB32EB" w:rsidP="00DB32EB">
      <w:pPr>
        <w:rPr>
          <w:rFonts w:asciiTheme="minorHAnsi" w:hAnsiTheme="minorHAnsi" w:cstheme="minorHAnsi"/>
        </w:rPr>
      </w:pPr>
      <w:r w:rsidRPr="00DB32EB">
        <w:rPr>
          <w:rFonts w:asciiTheme="minorHAnsi" w:hAnsiTheme="minorHAnsi" w:cstheme="minorHAnsi"/>
          <w:noProof/>
          <w:lang w:val="en-IN" w:eastAsia="en-IN"/>
        </w:rPr>
        <mc:AlternateContent>
          <mc:Choice Requires="wps">
            <w:drawing>
              <wp:anchor distT="0" distB="0" distL="114300" distR="114300" simplePos="0" relativeHeight="251662336" behindDoc="0" locked="0" layoutInCell="1" allowOverlap="1" wp14:anchorId="58BB4AEE" wp14:editId="24368074">
                <wp:simplePos x="0" y="0"/>
                <wp:positionH relativeFrom="column">
                  <wp:posOffset>-28575</wp:posOffset>
                </wp:positionH>
                <wp:positionV relativeFrom="paragraph">
                  <wp:posOffset>185420</wp:posOffset>
                </wp:positionV>
                <wp:extent cx="419100" cy="304800"/>
                <wp:effectExtent l="0" t="0" r="1905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0" cy="3048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FA69BF" id="Straight Arrow Connector 3" o:spid="_x0000_s1026" type="#_x0000_t32" style="position:absolute;margin-left:-2.25pt;margin-top:14.6pt;width:33pt;height: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"/>
            </w:pict>
          </mc:Fallback>
        </mc:AlternateContent>
      </w:r>
      <w:r w:rsidRPr="00DB32EB">
        <w:rPr>
          <w:rFonts w:asciiTheme="minorHAnsi" w:hAnsiTheme="minorHAnsi" w:cstheme="minorHAnsi"/>
          <w:noProof/>
          <w:lang w:val="en-IN" w:eastAsia="en-IN"/>
        </w:rPr>
        <mc:AlternateContent>
          <mc:Choice Requires="wps">
            <w:drawing>
              <wp:anchor distT="0" distB="0" distL="114300" distR="114300" simplePos="0" relativeHeight="251661312" behindDoc="0" locked="0" layoutInCell="1" allowOverlap="1" wp14:anchorId="59EA9C82" wp14:editId="1883142D">
                <wp:simplePos x="0" y="0"/>
                <wp:positionH relativeFrom="column">
                  <wp:posOffset>1000125</wp:posOffset>
                </wp:positionH>
                <wp:positionV relativeFrom="paragraph">
                  <wp:posOffset>147320</wp:posOffset>
                </wp:positionV>
                <wp:extent cx="4095750" cy="9525"/>
                <wp:effectExtent l="9525" t="13970" r="9525" b="508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0957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64CD67" id="Straight Arrow Connector 1" o:spid="_x0000_s1026" type="#_x0000_t32" style="position:absolute;margin-left:78.75pt;margin-top:11.6pt;width:322.5pt;height:.7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"/>
            </w:pict>
          </mc:Fallback>
        </mc:AlternateContent>
      </w:r>
    </w:p>
    <w:p w14:paraId="2891B276" w14:textId="77777777" w:rsidR="00DB32EB" w:rsidRPr="00DB32EB" w:rsidRDefault="00DB32EB" w:rsidP="00DB32EB">
      <w:pPr>
        <w:rPr>
          <w:rFonts w:asciiTheme="minorHAnsi" w:hAnsiTheme="minorHAnsi" w:cstheme="minorHAnsi"/>
        </w:rPr>
      </w:pPr>
      <w:r w:rsidRPr="00DB32EB">
        <w:rPr>
          <w:rFonts w:asciiTheme="minorHAnsi" w:hAnsiTheme="minorHAnsi" w:cstheme="minorHAnsi"/>
          <w:noProof/>
          <w:lang w:val="en-IN" w:eastAsia="en-IN"/>
        </w:rPr>
        <mc:AlternateContent>
          <mc:Choice Requires="wps">
            <w:drawing>
              <wp:anchor distT="0" distB="0" distL="114300" distR="114300" simplePos="0" relativeHeight="251660288" behindDoc="0" locked="0" layoutInCell="1" allowOverlap="1" wp14:anchorId="77A9B9DE" wp14:editId="454C6A57">
                <wp:simplePos x="0" y="0"/>
                <wp:positionH relativeFrom="column">
                  <wp:posOffset>2390775</wp:posOffset>
                </wp:positionH>
                <wp:positionV relativeFrom="paragraph">
                  <wp:posOffset>15240</wp:posOffset>
                </wp:positionV>
                <wp:extent cx="1325245" cy="401320"/>
                <wp:effectExtent l="0" t="0" r="0" b="0"/>
                <wp:wrapNone/>
                <wp:docPr id="66588" name="Text Box 665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5245" cy="401320"/>
                        </a:xfrm>
                        <a:prstGeom prst="rect">
                          <a:avLst/>
                        </a:prstGeom>
                        <a:noFill/>
                        <a:ln>
                          <a:noFill/>
                        </a:ln>
                      </wps:spPr>
                      <wps:txbx>
                        <w:txbxContent>
                          <w:p w14:paraId="4C944154" w14:textId="77777777" w:rsidR="00DB32EB" w:rsidRDefault="00DB32EB" w:rsidP="00DB32EB">
                            <w:pPr>
                              <w:pStyle w:val="NormalWeb"/>
                              <w:spacing w:before="0" w:beforeAutospacing="0" w:after="0" w:afterAutospacing="0"/>
                              <w:jc w:val="center"/>
                              <w:textAlignment w:val="baseline"/>
                            </w:pPr>
                            <w:proofErr w:type="gramStart"/>
                            <w:r w:rsidRPr="004A53C9">
                              <w:rPr>
                                <w:rFonts w:asciiTheme="minorHAnsi" w:hAnsi="Calibri" w:cstheme="minorBidi"/>
                                <w:color w:val="5F5F5F"/>
                                <w:kern w:val="24"/>
                                <w:sz w:val="40"/>
                                <w:szCs w:val="40"/>
                              </w:rPr>
                              <w:t>( n</w:t>
                            </w:r>
                            <w:proofErr w:type="gramEnd"/>
                            <w:r w:rsidRPr="004A53C9">
                              <w:rPr>
                                <w:rFonts w:asciiTheme="minorHAnsi" w:hAnsi="Calibri" w:cstheme="minorBidi"/>
                                <w:color w:val="5F5F5F"/>
                                <w:kern w:val="24"/>
                                <w:sz w:val="40"/>
                                <w:szCs w:val="40"/>
                              </w:rPr>
                              <w:t xml:space="preserve"> – 1 )</w:t>
                            </w:r>
                          </w:p>
                        </w:txbxContent>
                      </wps:txbx>
                      <wps:bodyPr>
                        <a:spAutoFit/>
                      </wps:bodyPr>
                    </wps:wsp>
                  </a:graphicData>
                </a:graphic>
                <wp14:sizeRelH relativeFrom="page">
                  <wp14:pctWidth>0</wp14:pctWidth>
                </wp14:sizeRelH>
                <wp14:sizeRelV relativeFrom="page">
                  <wp14:pctHeight>0</wp14:pctHeight>
                </wp14:sizeRelV>
              </wp:anchor>
            </w:drawing>
          </mc:Choice>
          <mc:Fallback>
            <w:pict>
              <v:shape w14:anchorId="77A9B9DE" id="Text Box 66588" o:spid="_x0000_s1027" type="#_x0000_t202" style="position:absolute;margin-left:188.25pt;margin-top:1.2pt;width:104.35pt;height:31.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" filled="f" stroked="f">
                <v:textbox style="mso-fit-shape-to-text:t">
                  <w:txbxContent>
                    <w:p w14:paraId="4C944154" w14:textId="77777777" w:rsidR="00DB32EB" w:rsidRDefault="00DB32EB" w:rsidP="00DB32EB">
                      <w:pPr>
                        <w:pStyle w:val="NormalWeb"/>
                        <w:spacing w:before="0" w:beforeAutospacing="0" w:after="0" w:afterAutospacing="0"/>
                        <w:jc w:val="center"/>
                        <w:textAlignment w:val="baseline"/>
                      </w:pPr>
                      <w:proofErr w:type="gramStart"/>
                      <w:r w:rsidRPr="004A53C9">
                        <w:rPr>
                          <w:rFonts w:asciiTheme="minorHAnsi" w:hAnsi="Calibri" w:cstheme="minorBidi"/>
                          <w:color w:val="5F5F5F"/>
                          <w:kern w:val="24"/>
                          <w:sz w:val="40"/>
                          <w:szCs w:val="40"/>
                        </w:rPr>
                        <w:t>( n</w:t>
                      </w:r>
                      <w:proofErr w:type="gramEnd"/>
                      <w:r w:rsidRPr="004A53C9">
                        <w:rPr>
                          <w:rFonts w:asciiTheme="minorHAnsi" w:hAnsi="Calibri" w:cstheme="minorBidi"/>
                          <w:color w:val="5F5F5F"/>
                          <w:kern w:val="24"/>
                          <w:sz w:val="40"/>
                          <w:szCs w:val="40"/>
                        </w:rPr>
                        <w:t xml:space="preserve"> – 1 )</w:t>
                      </w:r>
                    </w:p>
                  </w:txbxContent>
                </v:textbox>
              </v:shape>
            </w:pict>
          </mc:Fallback>
        </mc:AlternateContent>
      </w:r>
    </w:p>
    <w:p w14:paraId="7878267D" w14:textId="77777777" w:rsidR="00DB32EB" w:rsidRPr="00DB32EB" w:rsidRDefault="00DB32EB" w:rsidP="00DB32EB">
      <w:pPr>
        <w:rPr>
          <w:rFonts w:asciiTheme="minorHAnsi" w:hAnsiTheme="minorHAnsi" w:cstheme="minorHAnsi"/>
        </w:rPr>
      </w:pPr>
    </w:p>
    <w:p w14:paraId="34699082" w14:textId="77777777" w:rsidR="00DB32EB" w:rsidRPr="00DB32EB" w:rsidRDefault="00DB32EB" w:rsidP="00DB32EB">
      <w:pPr>
        <w:rPr>
          <w:rFonts w:asciiTheme="minorHAnsi" w:hAnsiTheme="minorHAnsi" w:cstheme="minorHAnsi"/>
        </w:rPr>
      </w:pPr>
      <w:r w:rsidRPr="00DB32EB">
        <w:rPr>
          <w:rFonts w:asciiTheme="minorHAnsi" w:hAnsiTheme="minorHAnsi" w:cstheme="minorHAnsi"/>
        </w:rPr>
        <w:t>N = Total no. of data points</w:t>
      </w:r>
    </w:p>
    <w:p w14:paraId="50D991E2" w14:textId="77777777" w:rsidR="00DB32EB" w:rsidRPr="00DB32EB" w:rsidRDefault="00DB32EB" w:rsidP="00DB32EB">
      <w:pPr>
        <w:rPr>
          <w:rFonts w:asciiTheme="minorHAnsi" w:hAnsiTheme="minorHAnsi" w:cstheme="minorHAnsi"/>
        </w:rPr>
      </w:pPr>
      <w:r w:rsidRPr="00DB32EB">
        <w:rPr>
          <w:rFonts w:asciiTheme="minorHAnsi" w:hAnsiTheme="minorHAnsi" w:cstheme="minorHAnsi"/>
        </w:rPr>
        <w:t>Y1 = Data point value</w:t>
      </w:r>
    </w:p>
    <w:p w14:paraId="45BE6FF4" w14:textId="77777777" w:rsidR="00DB32EB" w:rsidRPr="00DB32EB" w:rsidRDefault="00DB32EB" w:rsidP="00DB32EB">
      <w:pPr>
        <w:rPr>
          <w:rFonts w:asciiTheme="minorHAnsi" w:hAnsiTheme="minorHAnsi" w:cstheme="minorHAnsi"/>
        </w:rPr>
      </w:pPr>
      <w:r w:rsidRPr="00DB32EB">
        <w:rPr>
          <w:rFonts w:asciiTheme="minorHAnsi" w:hAnsiTheme="minorHAnsi" w:cstheme="minorHAnsi"/>
          <w:u w:val="single"/>
        </w:rPr>
        <w:t>Note:</w:t>
      </w:r>
      <w:r w:rsidRPr="00DB32EB">
        <w:rPr>
          <w:rFonts w:asciiTheme="minorHAnsi" w:hAnsiTheme="minorHAnsi" w:cstheme="minorHAnsi"/>
        </w:rPr>
        <w:t xml:space="preserve"> LSL and LCL of certain metrics like defect density, DRE, RE, TE and productivity etc. cannot have negative values.</w:t>
      </w:r>
    </w:p>
    <w:sectPr w:rsidR="00DB32EB" w:rsidRPr="00DB32EB" w:rsidSect="00BB12A9">
      <w:headerReference w:type="default" r:id="rId10"/>
      <w:footerReference w:type="default" r:id="rId11"/>
      <w:headerReference w:type="first" r:id="rId12"/>
      <w:pgSz w:w="12240" w:h="15840" w:code="1"/>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41B39" w14:textId="77777777" w:rsidR="00D93AB9" w:rsidRDefault="00D93AB9" w:rsidP="00BB12A9">
      <w:pPr>
        <w:spacing w:after="0" w:line="240" w:lineRule="auto"/>
      </w:pPr>
      <w:r>
        <w:separator/>
      </w:r>
    </w:p>
  </w:endnote>
  <w:endnote w:type="continuationSeparator" w:id="0">
    <w:p w14:paraId="2E5353B8" w14:textId="77777777" w:rsidR="00D93AB9" w:rsidRDefault="00D93AB9" w:rsidP="00BB1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9999999">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7551720"/>
      <w:docPartObj>
        <w:docPartGallery w:val="Page Numbers (Bottom of Page)"/>
        <w:docPartUnique/>
      </w:docPartObj>
    </w:sdtPr>
    <w:sdtEndPr>
      <w:rPr>
        <w:noProof/>
      </w:rPr>
    </w:sdtEndPr>
    <w:sdtContent>
      <w:p w14:paraId="67617D2F" w14:textId="77777777" w:rsidR="00A7744D" w:rsidRDefault="00A7744D">
        <w:pPr>
          <w:pStyle w:val="Footer"/>
          <w:jc w:val="right"/>
        </w:pPr>
        <w:r>
          <w:fldChar w:fldCharType="begin"/>
        </w:r>
        <w:r>
          <w:instrText xml:space="preserve"> PAGE   \* MERGEFORMAT </w:instrText>
        </w:r>
        <w:r>
          <w:fldChar w:fldCharType="separate"/>
        </w:r>
        <w:r w:rsidR="009019B0">
          <w:rPr>
            <w:noProof/>
          </w:rPr>
          <w:t>1</w:t>
        </w:r>
        <w:r>
          <w:rPr>
            <w:noProof/>
          </w:rPr>
          <w:fldChar w:fldCharType="end"/>
        </w:r>
      </w:p>
    </w:sdtContent>
  </w:sdt>
  <w:p w14:paraId="220C514A" w14:textId="77777777" w:rsidR="00A7744D" w:rsidRDefault="00A774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25F02A" w14:textId="77777777" w:rsidR="00D93AB9" w:rsidRDefault="00D93AB9" w:rsidP="00BB12A9">
      <w:pPr>
        <w:spacing w:after="0" w:line="240" w:lineRule="auto"/>
      </w:pPr>
      <w:r>
        <w:separator/>
      </w:r>
    </w:p>
  </w:footnote>
  <w:footnote w:type="continuationSeparator" w:id="0">
    <w:p w14:paraId="3B9C675A" w14:textId="77777777" w:rsidR="00D93AB9" w:rsidRDefault="00D93AB9" w:rsidP="00BB12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2EDB7" w14:textId="77777777" w:rsidR="00981B14" w:rsidRDefault="00212E65" w:rsidP="00BB12A9">
    <w:pPr>
      <w:pStyle w:val="Header"/>
    </w:pPr>
    <w:r>
      <w:t>M</w:t>
    </w:r>
    <w:r w:rsidR="00D95819">
      <w:t>M</w:t>
    </w:r>
    <w:r w:rsidR="00322DB4">
      <w:t>P</w:t>
    </w:r>
    <w:r w:rsidR="000467EA">
      <w:t>/1.0</w:t>
    </w:r>
    <w:r w:rsidR="00BB12A9">
      <w:ptab w:relativeTo="margin" w:alignment="center" w:leader="none"/>
    </w:r>
    <w:r>
      <w:t xml:space="preserve">Metrics </w:t>
    </w:r>
    <w:r w:rsidR="00D95819">
      <w:t xml:space="preserve">Management </w:t>
    </w:r>
    <w:r w:rsidR="00BB12A9">
      <w:t>Procedure</w:t>
    </w:r>
    <w:r w:rsidR="00BB12A9">
      <w:ptab w:relativeTo="margin" w:alignment="right" w:leader="none"/>
    </w:r>
    <w:r w:rsidR="00111E1E" w:rsidRPr="00AB2195">
      <w:rPr>
        <w:noProof/>
        <w:color w:val="365F91"/>
        <w:lang w:val="en-IN" w:eastAsia="en-IN"/>
      </w:rPr>
      <w:drawing>
        <wp:inline distT="0" distB="0" distL="0" distR="0" wp14:anchorId="04FDB16E" wp14:editId="138C8B0D">
          <wp:extent cx="696097" cy="580252"/>
          <wp:effectExtent l="0" t="0" r="8890" b="0"/>
          <wp:docPr id="2" name="Picture 2" descr="lo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6546" cy="588962"/>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A18AE" w14:textId="77777777" w:rsidR="00BB12A9" w:rsidRDefault="00BB12A9">
    <w:pPr>
      <w:pStyle w:val="Header"/>
    </w:pPr>
    <w:r>
      <w:t>RD&amp;MP</w:t>
    </w:r>
    <w:r>
      <w:ptab w:relativeTo="margin" w:alignment="center" w:leader="none"/>
    </w:r>
    <w:r>
      <w:t xml:space="preserve">Requirement Development and Management Procedure </w:t>
    </w:r>
    <w:r>
      <w:ptab w:relativeTo="margin" w:alignment="right" w:leader="none"/>
    </w:r>
    <w:r>
      <w:t>Ver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04E8E"/>
    <w:multiLevelType w:val="multilevel"/>
    <w:tmpl w:val="5E9ACF32"/>
    <w:lvl w:ilvl="0">
      <w:start w:val="1"/>
      <w:numFmt w:val="lowerLetter"/>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15:restartNumberingAfterBreak="0">
    <w:nsid w:val="03F17323"/>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15:restartNumberingAfterBreak="0">
    <w:nsid w:val="0C1C2EB1"/>
    <w:multiLevelType w:val="multilevel"/>
    <w:tmpl w:val="B9AA2E78"/>
    <w:lvl w:ilvl="0">
      <w:start w:val="1"/>
      <w:numFmt w:val="lowerLetter"/>
      <w:lvlText w:val="(%1)"/>
      <w:lvlJc w:val="left"/>
      <w:pPr>
        <w:tabs>
          <w:tab w:val="num" w:pos="720"/>
        </w:tabs>
        <w:ind w:left="720" w:hanging="360"/>
      </w:pPr>
      <w:rPr>
        <w:rFonts w:hint="default"/>
      </w:rPr>
    </w:lvl>
    <w:lvl w:ilvl="1" w:tentative="1">
      <w:start w:val="1"/>
      <w:numFmt w:val="bullet"/>
      <w:lvlText w:val=""/>
      <w:lvlJc w:val="left"/>
      <w:pPr>
        <w:tabs>
          <w:tab w:val="num" w:pos="1440"/>
        </w:tabs>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rPr>
    </w:lvl>
    <w:lvl w:ilvl="4" w:tentative="1">
      <w:start w:val="1"/>
      <w:numFmt w:val="bullet"/>
      <w:lvlText w:val=""/>
      <w:lvlJc w:val="left"/>
      <w:pPr>
        <w:tabs>
          <w:tab w:val="num" w:pos="3600"/>
        </w:tabs>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Wingdings" w:hAnsi="Wingdings" w:hint="default"/>
      </w:rPr>
    </w:lvl>
    <w:lvl w:ilvl="7" w:tentative="1">
      <w:start w:val="1"/>
      <w:numFmt w:val="bullet"/>
      <w:lvlText w:val=""/>
      <w:lvlJc w:val="left"/>
      <w:pPr>
        <w:tabs>
          <w:tab w:val="num" w:pos="5760"/>
        </w:tabs>
        <w:ind w:left="5760" w:hanging="360"/>
      </w:pPr>
      <w:rPr>
        <w:rFonts w:ascii="Wingdings" w:hAnsi="Wingdings"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C46463"/>
    <w:multiLevelType w:val="hybridMultilevel"/>
    <w:tmpl w:val="02E0B052"/>
    <w:lvl w:ilvl="0" w:tplc="0ADE5BE0">
      <w:start w:val="1"/>
      <w:numFmt w:val="lowerLetter"/>
      <w:lvlText w:val="(%1)"/>
      <w:lvlJc w:val="left"/>
      <w:pPr>
        <w:ind w:left="990" w:hanging="360"/>
      </w:pPr>
      <w:rPr>
        <w:rFont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15:restartNumberingAfterBreak="0">
    <w:nsid w:val="14843F49"/>
    <w:multiLevelType w:val="hybridMultilevel"/>
    <w:tmpl w:val="791ED50C"/>
    <w:lvl w:ilvl="0" w:tplc="B1EACCC8">
      <w:start w:val="1"/>
      <w:numFmt w:val="lowerRoman"/>
      <w:lvlText w:val="(%1)"/>
      <w:lvlJc w:val="righ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7223529"/>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15:restartNumberingAfterBreak="0">
    <w:nsid w:val="2B4C35E5"/>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15:restartNumberingAfterBreak="0">
    <w:nsid w:val="2CA85BF0"/>
    <w:multiLevelType w:val="multilevel"/>
    <w:tmpl w:val="7FCC297C"/>
    <w:lvl w:ilvl="0">
      <w:start w:val="1"/>
      <w:numFmt w:val="decimal"/>
      <w:lvlText w:val="%1"/>
      <w:lvlJc w:val="left"/>
      <w:pPr>
        <w:tabs>
          <w:tab w:val="num" w:pos="340"/>
        </w:tabs>
        <w:ind w:left="340" w:hanging="340"/>
      </w:pPr>
      <w:rPr>
        <w:rFonts w:asciiTheme="minorHAnsi" w:hAnsiTheme="minorHAnsi" w:cstheme="minorHAnsi" w:hint="default"/>
        <w:b/>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8" w15:restartNumberingAfterBreak="0">
    <w:nsid w:val="435F5CCB"/>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15:restartNumberingAfterBreak="0">
    <w:nsid w:val="455B79EE"/>
    <w:multiLevelType w:val="hybridMultilevel"/>
    <w:tmpl w:val="DB025B52"/>
    <w:lvl w:ilvl="0" w:tplc="0FFC9210">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49DC4B27"/>
    <w:multiLevelType w:val="hybridMultilevel"/>
    <w:tmpl w:val="BA20D298"/>
    <w:lvl w:ilvl="0" w:tplc="0ADE5B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9162BD"/>
    <w:multiLevelType w:val="hybridMultilevel"/>
    <w:tmpl w:val="F5E86472"/>
    <w:lvl w:ilvl="0" w:tplc="C9CC1412">
      <w:start w:val="1"/>
      <w:numFmt w:val="bullet"/>
      <w:pStyle w:val="Tablebullet"/>
      <w:lvlText w:val=""/>
      <w:lvlJc w:val="left"/>
      <w:pPr>
        <w:tabs>
          <w:tab w:val="num" w:pos="360"/>
        </w:tabs>
        <w:ind w:left="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AEE6C74"/>
    <w:multiLevelType w:val="multilevel"/>
    <w:tmpl w:val="B9AA2E78"/>
    <w:lvl w:ilvl="0">
      <w:start w:val="1"/>
      <w:numFmt w:val="lowerLetter"/>
      <w:lvlText w:val="(%1)"/>
      <w:lvlJc w:val="left"/>
      <w:pPr>
        <w:tabs>
          <w:tab w:val="num" w:pos="720"/>
        </w:tabs>
        <w:ind w:left="720" w:hanging="360"/>
      </w:pPr>
      <w:rPr>
        <w:rFonts w:hint="default"/>
      </w:rPr>
    </w:lvl>
    <w:lvl w:ilvl="1" w:tentative="1">
      <w:start w:val="1"/>
      <w:numFmt w:val="bullet"/>
      <w:lvlText w:val=""/>
      <w:lvlJc w:val="left"/>
      <w:pPr>
        <w:tabs>
          <w:tab w:val="num" w:pos="1440"/>
        </w:tabs>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rPr>
    </w:lvl>
    <w:lvl w:ilvl="4" w:tentative="1">
      <w:start w:val="1"/>
      <w:numFmt w:val="bullet"/>
      <w:lvlText w:val=""/>
      <w:lvlJc w:val="left"/>
      <w:pPr>
        <w:tabs>
          <w:tab w:val="num" w:pos="3600"/>
        </w:tabs>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Wingdings" w:hAnsi="Wingdings" w:hint="default"/>
      </w:rPr>
    </w:lvl>
    <w:lvl w:ilvl="7" w:tentative="1">
      <w:start w:val="1"/>
      <w:numFmt w:val="bullet"/>
      <w:lvlText w:val=""/>
      <w:lvlJc w:val="left"/>
      <w:pPr>
        <w:tabs>
          <w:tab w:val="num" w:pos="5760"/>
        </w:tabs>
        <w:ind w:left="5760" w:hanging="360"/>
      </w:pPr>
      <w:rPr>
        <w:rFonts w:ascii="Wingdings" w:hAnsi="Wingdings"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CE4489B"/>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15:restartNumberingAfterBreak="0">
    <w:nsid w:val="797B44F4"/>
    <w:multiLevelType w:val="multilevel"/>
    <w:tmpl w:val="5F6418E2"/>
    <w:lvl w:ilvl="0">
      <w:start w:val="1"/>
      <w:numFmt w:val="decimal"/>
      <w:lvlText w:val="%1"/>
      <w:lvlJc w:val="left"/>
      <w:pPr>
        <w:tabs>
          <w:tab w:val="num" w:pos="340"/>
        </w:tabs>
        <w:ind w:left="340" w:hanging="340"/>
      </w:pPr>
      <w:rPr>
        <w:rFonts w:asciiTheme="minorHAnsi" w:hAnsiTheme="minorHAnsi" w:cstheme="minorHAnsi" w:hint="default"/>
        <w:b/>
      </w:rPr>
    </w:lvl>
    <w:lvl w:ilvl="1">
      <w:start w:val="1"/>
      <w:numFmt w:val="upperLetter"/>
      <w:lvlText w:val="%2."/>
      <w:lvlJc w:val="left"/>
      <w:pPr>
        <w:tabs>
          <w:tab w:val="num" w:pos="680"/>
        </w:tabs>
        <w:ind w:left="680" w:hanging="340"/>
      </w:pPr>
      <w:rPr>
        <w:rFonts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15" w15:restartNumberingAfterBreak="0">
    <w:nsid w:val="7BDB53E0"/>
    <w:multiLevelType w:val="hybridMultilevel"/>
    <w:tmpl w:val="223C9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E2597D"/>
    <w:multiLevelType w:val="hybridMultilevel"/>
    <w:tmpl w:val="791ED50C"/>
    <w:lvl w:ilvl="0" w:tplc="B1EACCC8">
      <w:start w:val="1"/>
      <w:numFmt w:val="lowerRoman"/>
      <w:lvlText w:val="(%1)"/>
      <w:lvlJc w:val="righ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E252F4B"/>
    <w:multiLevelType w:val="hybridMultilevel"/>
    <w:tmpl w:val="7CDC6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13"/>
  </w:num>
  <w:num w:numId="3">
    <w:abstractNumId w:val="5"/>
  </w:num>
  <w:num w:numId="4">
    <w:abstractNumId w:val="6"/>
  </w:num>
  <w:num w:numId="5">
    <w:abstractNumId w:val="8"/>
  </w:num>
  <w:num w:numId="6">
    <w:abstractNumId w:val="1"/>
  </w:num>
  <w:num w:numId="7">
    <w:abstractNumId w:val="11"/>
  </w:num>
  <w:num w:numId="8">
    <w:abstractNumId w:val="3"/>
  </w:num>
  <w:num w:numId="9">
    <w:abstractNumId w:val="9"/>
  </w:num>
  <w:num w:numId="10">
    <w:abstractNumId w:val="15"/>
  </w:num>
  <w:num w:numId="11">
    <w:abstractNumId w:val="0"/>
  </w:num>
  <w:num w:numId="12">
    <w:abstractNumId w:val="2"/>
  </w:num>
  <w:num w:numId="13">
    <w:abstractNumId w:val="12"/>
  </w:num>
  <w:num w:numId="14">
    <w:abstractNumId w:val="16"/>
  </w:num>
  <w:num w:numId="15">
    <w:abstractNumId w:val="4"/>
  </w:num>
  <w:num w:numId="16">
    <w:abstractNumId w:val="10"/>
  </w:num>
  <w:num w:numId="17">
    <w:abstractNumId w:val="7"/>
  </w:num>
  <w:num w:numId="18">
    <w:abstractNumId w:val="14"/>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nu Anand">
    <w15:presenceInfo w15:providerId="Windows Live" w15:userId="f611426eee897e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E28"/>
    <w:rsid w:val="00025E28"/>
    <w:rsid w:val="00030D59"/>
    <w:rsid w:val="00035AEA"/>
    <w:rsid w:val="00036B29"/>
    <w:rsid w:val="000378F1"/>
    <w:rsid w:val="0004417E"/>
    <w:rsid w:val="000467EA"/>
    <w:rsid w:val="00065A71"/>
    <w:rsid w:val="000672A8"/>
    <w:rsid w:val="0007307F"/>
    <w:rsid w:val="00093BC8"/>
    <w:rsid w:val="00093C83"/>
    <w:rsid w:val="00093DF5"/>
    <w:rsid w:val="00096340"/>
    <w:rsid w:val="000A739C"/>
    <w:rsid w:val="000E3E0E"/>
    <w:rsid w:val="00101882"/>
    <w:rsid w:val="00111E1E"/>
    <w:rsid w:val="00121135"/>
    <w:rsid w:val="00123A01"/>
    <w:rsid w:val="001300D6"/>
    <w:rsid w:val="00144CF0"/>
    <w:rsid w:val="00172D46"/>
    <w:rsid w:val="001731FD"/>
    <w:rsid w:val="00186835"/>
    <w:rsid w:val="001A2DF1"/>
    <w:rsid w:val="001A6A05"/>
    <w:rsid w:val="001C1D9C"/>
    <w:rsid w:val="001C3323"/>
    <w:rsid w:val="001D57F6"/>
    <w:rsid w:val="001D679D"/>
    <w:rsid w:val="001F3369"/>
    <w:rsid w:val="001F7B42"/>
    <w:rsid w:val="00212E65"/>
    <w:rsid w:val="00237495"/>
    <w:rsid w:val="00240314"/>
    <w:rsid w:val="00245D25"/>
    <w:rsid w:val="00251367"/>
    <w:rsid w:val="00252C7C"/>
    <w:rsid w:val="00273A2D"/>
    <w:rsid w:val="002E0585"/>
    <w:rsid w:val="002E2869"/>
    <w:rsid w:val="002E2968"/>
    <w:rsid w:val="002E2AFC"/>
    <w:rsid w:val="002F1B66"/>
    <w:rsid w:val="00322DB4"/>
    <w:rsid w:val="003278BB"/>
    <w:rsid w:val="003375C2"/>
    <w:rsid w:val="00367F59"/>
    <w:rsid w:val="00374493"/>
    <w:rsid w:val="003763B0"/>
    <w:rsid w:val="00381597"/>
    <w:rsid w:val="00393C44"/>
    <w:rsid w:val="003B3372"/>
    <w:rsid w:val="003C27CC"/>
    <w:rsid w:val="003D5760"/>
    <w:rsid w:val="003F304F"/>
    <w:rsid w:val="003F625D"/>
    <w:rsid w:val="0040438C"/>
    <w:rsid w:val="004126B9"/>
    <w:rsid w:val="00441CF5"/>
    <w:rsid w:val="00450356"/>
    <w:rsid w:val="00462483"/>
    <w:rsid w:val="00464338"/>
    <w:rsid w:val="004A1C5C"/>
    <w:rsid w:val="004A7FF5"/>
    <w:rsid w:val="004B2099"/>
    <w:rsid w:val="00507172"/>
    <w:rsid w:val="00516004"/>
    <w:rsid w:val="005172BE"/>
    <w:rsid w:val="0052300B"/>
    <w:rsid w:val="00547785"/>
    <w:rsid w:val="00555B10"/>
    <w:rsid w:val="00560EBD"/>
    <w:rsid w:val="00572C55"/>
    <w:rsid w:val="005741AB"/>
    <w:rsid w:val="00593598"/>
    <w:rsid w:val="00594201"/>
    <w:rsid w:val="005A29C7"/>
    <w:rsid w:val="005F0AEB"/>
    <w:rsid w:val="006070A0"/>
    <w:rsid w:val="00615746"/>
    <w:rsid w:val="006312C9"/>
    <w:rsid w:val="006351B8"/>
    <w:rsid w:val="006505C1"/>
    <w:rsid w:val="0065092F"/>
    <w:rsid w:val="00682096"/>
    <w:rsid w:val="0069030B"/>
    <w:rsid w:val="006A0E25"/>
    <w:rsid w:val="006C4046"/>
    <w:rsid w:val="006E0547"/>
    <w:rsid w:val="006E3B73"/>
    <w:rsid w:val="00706759"/>
    <w:rsid w:val="00712C89"/>
    <w:rsid w:val="0074372C"/>
    <w:rsid w:val="00757FDC"/>
    <w:rsid w:val="0077410E"/>
    <w:rsid w:val="00775AE9"/>
    <w:rsid w:val="00785FAA"/>
    <w:rsid w:val="007905EF"/>
    <w:rsid w:val="0079270A"/>
    <w:rsid w:val="007B6EB9"/>
    <w:rsid w:val="007B749F"/>
    <w:rsid w:val="007D3846"/>
    <w:rsid w:val="007E24F4"/>
    <w:rsid w:val="00824D97"/>
    <w:rsid w:val="00851933"/>
    <w:rsid w:val="00863E0D"/>
    <w:rsid w:val="008664D8"/>
    <w:rsid w:val="00892EC1"/>
    <w:rsid w:val="0089752E"/>
    <w:rsid w:val="008A4E3C"/>
    <w:rsid w:val="008D24F6"/>
    <w:rsid w:val="009019B0"/>
    <w:rsid w:val="009131AF"/>
    <w:rsid w:val="00921FD4"/>
    <w:rsid w:val="00930AC0"/>
    <w:rsid w:val="009460C3"/>
    <w:rsid w:val="009652F5"/>
    <w:rsid w:val="009664BD"/>
    <w:rsid w:val="00974142"/>
    <w:rsid w:val="00977F71"/>
    <w:rsid w:val="0098159A"/>
    <w:rsid w:val="009B122D"/>
    <w:rsid w:val="009B2EB8"/>
    <w:rsid w:val="009B38A2"/>
    <w:rsid w:val="009B5393"/>
    <w:rsid w:val="009B63ED"/>
    <w:rsid w:val="009C0175"/>
    <w:rsid w:val="009D5A4D"/>
    <w:rsid w:val="009E6D26"/>
    <w:rsid w:val="009F5249"/>
    <w:rsid w:val="00A217EC"/>
    <w:rsid w:val="00A322B6"/>
    <w:rsid w:val="00A46385"/>
    <w:rsid w:val="00A46F82"/>
    <w:rsid w:val="00A72C10"/>
    <w:rsid w:val="00A7744D"/>
    <w:rsid w:val="00A81004"/>
    <w:rsid w:val="00A81F5D"/>
    <w:rsid w:val="00AB7CA0"/>
    <w:rsid w:val="00AD38C4"/>
    <w:rsid w:val="00B239C8"/>
    <w:rsid w:val="00B34EE9"/>
    <w:rsid w:val="00B8458E"/>
    <w:rsid w:val="00B87F7B"/>
    <w:rsid w:val="00BB12A9"/>
    <w:rsid w:val="00BB1CE9"/>
    <w:rsid w:val="00BF5C90"/>
    <w:rsid w:val="00C036C6"/>
    <w:rsid w:val="00C10F13"/>
    <w:rsid w:val="00C35AB2"/>
    <w:rsid w:val="00C52C91"/>
    <w:rsid w:val="00C7766F"/>
    <w:rsid w:val="00C837B7"/>
    <w:rsid w:val="00C90C67"/>
    <w:rsid w:val="00C91104"/>
    <w:rsid w:val="00CB3F4A"/>
    <w:rsid w:val="00CE7C9C"/>
    <w:rsid w:val="00CF0E20"/>
    <w:rsid w:val="00CF5E01"/>
    <w:rsid w:val="00D14E2E"/>
    <w:rsid w:val="00D27DCD"/>
    <w:rsid w:val="00D413FC"/>
    <w:rsid w:val="00D73D47"/>
    <w:rsid w:val="00D756F5"/>
    <w:rsid w:val="00D93AB9"/>
    <w:rsid w:val="00D95819"/>
    <w:rsid w:val="00DA5A62"/>
    <w:rsid w:val="00DB32EB"/>
    <w:rsid w:val="00DE13B3"/>
    <w:rsid w:val="00DE67A7"/>
    <w:rsid w:val="00DF3889"/>
    <w:rsid w:val="00E0366E"/>
    <w:rsid w:val="00E4491C"/>
    <w:rsid w:val="00E5425F"/>
    <w:rsid w:val="00E92EF0"/>
    <w:rsid w:val="00EA0C87"/>
    <w:rsid w:val="00EB0998"/>
    <w:rsid w:val="00F1321E"/>
    <w:rsid w:val="00F14E49"/>
    <w:rsid w:val="00F177EB"/>
    <w:rsid w:val="00F32640"/>
    <w:rsid w:val="00F32B64"/>
    <w:rsid w:val="00F34484"/>
    <w:rsid w:val="00F37843"/>
    <w:rsid w:val="00F667BB"/>
    <w:rsid w:val="00F749D2"/>
    <w:rsid w:val="00F75F86"/>
    <w:rsid w:val="00F81994"/>
    <w:rsid w:val="00F85AFA"/>
    <w:rsid w:val="00FC7D8E"/>
    <w:rsid w:val="00FF0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1FBA8B"/>
  <w15:chartTrackingRefBased/>
  <w15:docId w15:val="{8F156CEF-503C-4F59-B410-D303DB726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2A9"/>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4A7FF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BB12A9"/>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uiPriority w:val="9"/>
    <w:semiHidden/>
    <w:unhideWhenUsed/>
    <w:qFormat/>
    <w:rsid w:val="00DB32E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9110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B12A9"/>
    <w:rPr>
      <w:rFonts w:ascii="Arial" w:eastAsia="Times New Roman" w:hAnsi="Arial" w:cs="Arial"/>
      <w:b/>
      <w:bCs/>
      <w:i/>
      <w:iCs/>
      <w:sz w:val="28"/>
      <w:szCs w:val="28"/>
    </w:rPr>
  </w:style>
  <w:style w:type="paragraph" w:styleId="Header">
    <w:name w:val="header"/>
    <w:basedOn w:val="Normal"/>
    <w:link w:val="HeaderChar"/>
    <w:uiPriority w:val="99"/>
    <w:unhideWhenUsed/>
    <w:rsid w:val="00BB12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12A9"/>
    <w:rPr>
      <w:rFonts w:ascii="Calibri" w:eastAsia="Calibri" w:hAnsi="Calibri" w:cs="Times New Roman"/>
    </w:rPr>
  </w:style>
  <w:style w:type="paragraph" w:styleId="ListParagraph">
    <w:name w:val="List Paragraph"/>
    <w:basedOn w:val="Normal"/>
    <w:uiPriority w:val="34"/>
    <w:qFormat/>
    <w:rsid w:val="00BB12A9"/>
    <w:pPr>
      <w:spacing w:after="0" w:line="240" w:lineRule="auto"/>
      <w:ind w:left="720"/>
    </w:pPr>
    <w:rPr>
      <w:rFonts w:ascii="Times New Roman" w:eastAsia="Times New Roman" w:hAnsi="Times New Roman"/>
      <w:sz w:val="24"/>
      <w:szCs w:val="20"/>
    </w:rPr>
  </w:style>
  <w:style w:type="paragraph" w:styleId="Footer">
    <w:name w:val="footer"/>
    <w:basedOn w:val="Normal"/>
    <w:link w:val="FooterChar"/>
    <w:uiPriority w:val="99"/>
    <w:unhideWhenUsed/>
    <w:rsid w:val="00BB12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12A9"/>
    <w:rPr>
      <w:rFonts w:ascii="Calibri" w:eastAsia="Calibri" w:hAnsi="Calibri" w:cs="Times New Roman"/>
    </w:rPr>
  </w:style>
  <w:style w:type="paragraph" w:customStyle="1" w:styleId="Body">
    <w:name w:val="Body"/>
    <w:basedOn w:val="Normal"/>
    <w:rsid w:val="00322DB4"/>
    <w:pPr>
      <w:spacing w:after="120" w:line="240" w:lineRule="auto"/>
      <w:ind w:left="360"/>
      <w:jc w:val="both"/>
    </w:pPr>
    <w:rPr>
      <w:rFonts w:ascii="Times New Roman" w:hAnsi="Times New Roman"/>
      <w:sz w:val="24"/>
      <w:szCs w:val="24"/>
    </w:rPr>
  </w:style>
  <w:style w:type="character" w:customStyle="1" w:styleId="Heading1Char">
    <w:name w:val="Heading 1 Char"/>
    <w:basedOn w:val="DefaultParagraphFont"/>
    <w:link w:val="Heading1"/>
    <w:uiPriority w:val="9"/>
    <w:rsid w:val="004A7FF5"/>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rsid w:val="00C91104"/>
    <w:rPr>
      <w:rFonts w:asciiTheme="majorHAnsi" w:eastAsiaTheme="majorEastAsia" w:hAnsiTheme="majorHAnsi" w:cstheme="majorBidi"/>
      <w:i/>
      <w:iCs/>
      <w:color w:val="2E74B5" w:themeColor="accent1" w:themeShade="BF"/>
    </w:rPr>
  </w:style>
  <w:style w:type="table" w:styleId="TableGrid">
    <w:name w:val="Table Grid"/>
    <w:basedOn w:val="TableNormal"/>
    <w:uiPriority w:val="59"/>
    <w:rsid w:val="00C911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ody">
    <w:name w:val="Table_body"/>
    <w:basedOn w:val="BodyText"/>
    <w:rsid w:val="001D679D"/>
    <w:pPr>
      <w:spacing w:before="120" w:line="240" w:lineRule="auto"/>
      <w:jc w:val="both"/>
    </w:pPr>
    <w:rPr>
      <w:rFonts w:ascii="Arial" w:eastAsia="Times New Roman" w:hAnsi="Arial"/>
      <w:iCs/>
      <w:szCs w:val="24"/>
    </w:rPr>
  </w:style>
  <w:style w:type="paragraph" w:styleId="BodyText">
    <w:name w:val="Body Text"/>
    <w:basedOn w:val="Normal"/>
    <w:link w:val="BodyTextChar"/>
    <w:uiPriority w:val="99"/>
    <w:unhideWhenUsed/>
    <w:rsid w:val="001D679D"/>
    <w:pPr>
      <w:spacing w:after="120"/>
    </w:pPr>
  </w:style>
  <w:style w:type="character" w:customStyle="1" w:styleId="BodyTextChar">
    <w:name w:val="Body Text Char"/>
    <w:basedOn w:val="DefaultParagraphFont"/>
    <w:link w:val="BodyText"/>
    <w:uiPriority w:val="99"/>
    <w:rsid w:val="001D679D"/>
    <w:rPr>
      <w:rFonts w:ascii="Calibri" w:eastAsia="Calibri" w:hAnsi="Calibri" w:cs="Times New Roman"/>
    </w:rPr>
  </w:style>
  <w:style w:type="paragraph" w:customStyle="1" w:styleId="Tablebullet">
    <w:name w:val="Table_bullet"/>
    <w:basedOn w:val="Tablebody"/>
    <w:rsid w:val="001D679D"/>
    <w:pPr>
      <w:numPr>
        <w:numId w:val="7"/>
      </w:numPr>
    </w:pPr>
  </w:style>
  <w:style w:type="paragraph" w:customStyle="1" w:styleId="Default">
    <w:name w:val="Default"/>
    <w:rsid w:val="00DB32EB"/>
    <w:pPr>
      <w:autoSpaceDE w:val="0"/>
      <w:autoSpaceDN w:val="0"/>
      <w:adjustRightInd w:val="0"/>
      <w:spacing w:after="0" w:line="240" w:lineRule="auto"/>
    </w:pPr>
    <w:rPr>
      <w:rFonts w:ascii="Arial" w:hAnsi="Arial" w:cs="Arial"/>
      <w:color w:val="000000"/>
      <w:sz w:val="24"/>
      <w:szCs w:val="24"/>
    </w:rPr>
  </w:style>
  <w:style w:type="table" w:customStyle="1" w:styleId="GridTable4-Accent11">
    <w:name w:val="Grid Table 4 - Accent 11"/>
    <w:basedOn w:val="TableNormal"/>
    <w:uiPriority w:val="49"/>
    <w:rsid w:val="00DB32E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ormalWeb">
    <w:name w:val="Normal (Web)"/>
    <w:basedOn w:val="Normal"/>
    <w:uiPriority w:val="99"/>
    <w:semiHidden/>
    <w:unhideWhenUsed/>
    <w:rsid w:val="00DB32EB"/>
    <w:pPr>
      <w:spacing w:before="100" w:beforeAutospacing="1" w:after="100" w:afterAutospacing="1" w:line="240" w:lineRule="auto"/>
    </w:pPr>
    <w:rPr>
      <w:rFonts w:ascii="Times New Roman" w:eastAsiaTheme="minorEastAsia" w:hAnsi="Times New Roman"/>
      <w:sz w:val="24"/>
      <w:szCs w:val="24"/>
    </w:rPr>
  </w:style>
  <w:style w:type="character" w:customStyle="1" w:styleId="Heading3Char">
    <w:name w:val="Heading 3 Char"/>
    <w:basedOn w:val="DefaultParagraphFont"/>
    <w:link w:val="Heading3"/>
    <w:uiPriority w:val="9"/>
    <w:semiHidden/>
    <w:rsid w:val="00DB32EB"/>
    <w:rPr>
      <w:rFonts w:asciiTheme="majorHAnsi" w:eastAsiaTheme="majorEastAsia" w:hAnsiTheme="majorHAnsi" w:cstheme="majorBidi"/>
      <w:color w:val="1F4D78" w:themeColor="accent1" w:themeShade="7F"/>
      <w:sz w:val="24"/>
      <w:szCs w:val="24"/>
    </w:rPr>
  </w:style>
  <w:style w:type="paragraph" w:styleId="ListBullet">
    <w:name w:val="List Bullet"/>
    <w:basedOn w:val="Normal"/>
    <w:autoRedefine/>
    <w:rsid w:val="00C837B7"/>
    <w:pPr>
      <w:tabs>
        <w:tab w:val="left" w:pos="631"/>
      </w:tabs>
      <w:spacing w:after="0" w:line="240" w:lineRule="auto"/>
      <w:jc w:val="both"/>
    </w:pPr>
    <w:rPr>
      <w:rFonts w:ascii="Verdana" w:eastAsia="Times New Roman" w:hAnsi="Verdana" w:cs="Arial"/>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901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F1BADF-8027-45C2-8071-12BF2F66A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1489</Words>
  <Characters>8493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UTL1263</dc:creator>
  <cp:keywords/>
  <dc:description/>
  <cp:lastModifiedBy>Manu Anand</cp:lastModifiedBy>
  <cp:revision>8</cp:revision>
  <dcterms:created xsi:type="dcterms:W3CDTF">2021-09-06T09:40:00Z</dcterms:created>
  <dcterms:modified xsi:type="dcterms:W3CDTF">2021-09-06T14:06:00Z</dcterms:modified>
</cp:coreProperties>
</file>